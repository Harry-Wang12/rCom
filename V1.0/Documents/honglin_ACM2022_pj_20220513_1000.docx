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3C52F" w14:textId="1B85C92A" w:rsidR="0007392C" w:rsidRPr="001645E8" w:rsidRDefault="006D6A81" w:rsidP="007A502C">
      <w:pPr>
        <w:pStyle w:val="Titledocument"/>
        <w:rPr>
          <w14:ligatures w14:val="standard"/>
        </w:rPr>
      </w:pPr>
      <w:proofErr w:type="spellStart"/>
      <w:r w:rsidRPr="001645E8">
        <w:rPr>
          <w:bCs/>
          <w14:ligatures w14:val="standard"/>
        </w:rPr>
        <w:t>rCom</w:t>
      </w:r>
      <w:proofErr w:type="spellEnd"/>
      <w:r w:rsidRPr="001645E8">
        <w:rPr>
          <w:bCs/>
          <w14:ligatures w14:val="standard"/>
        </w:rPr>
        <w:t xml:space="preserve">: A </w:t>
      </w:r>
      <w:r w:rsidR="00570DB3" w:rsidRPr="001645E8">
        <w:rPr>
          <w:bCs/>
          <w14:ligatures w14:val="standard"/>
        </w:rPr>
        <w:t xml:space="preserve">route-based </w:t>
      </w:r>
      <w:r w:rsidRPr="001645E8">
        <w:rPr>
          <w:bCs/>
          <w14:ligatures w14:val="standard"/>
        </w:rPr>
        <w:t xml:space="preserve">framework for inferencing </w:t>
      </w:r>
      <w:r w:rsidR="009463DC" w:rsidRPr="001645E8">
        <w:rPr>
          <w:bCs/>
          <w14:ligatures w14:val="standard"/>
        </w:rPr>
        <w:t>cell type</w:t>
      </w:r>
      <w:r w:rsidR="00731AF3" w:rsidRPr="001645E8">
        <w:rPr>
          <w:bCs/>
          <w14:ligatures w14:val="standard"/>
        </w:rPr>
        <w:t xml:space="preserve"> </w:t>
      </w:r>
      <w:r w:rsidR="00D5146A" w:rsidRPr="001645E8">
        <w:rPr>
          <w:bCs/>
          <w14:ligatures w14:val="standard"/>
        </w:rPr>
        <w:t xml:space="preserve">communication and </w:t>
      </w:r>
      <w:r w:rsidR="00B20ED6" w:rsidRPr="001645E8">
        <w:rPr>
          <w:bCs/>
          <w14:ligatures w14:val="standard"/>
        </w:rPr>
        <w:t>regulatory</w:t>
      </w:r>
      <w:r w:rsidR="00731AF3" w:rsidRPr="001645E8">
        <w:rPr>
          <w:bCs/>
          <w14:ligatures w14:val="standard"/>
        </w:rPr>
        <w:t xml:space="preserve"> network</w:t>
      </w:r>
      <w:r w:rsidR="0090593E" w:rsidRPr="001645E8">
        <w:rPr>
          <w:bCs/>
          <w14:ligatures w14:val="standard"/>
        </w:rPr>
        <w:t xml:space="preserve"> using single cell data</w:t>
      </w:r>
    </w:p>
    <w:p w14:paraId="0A7ED5B7" w14:textId="77777777" w:rsidR="00586A35" w:rsidRPr="001645E8" w:rsidRDefault="00586A35" w:rsidP="00F3231F">
      <w:pPr>
        <w:pStyle w:val="Authors"/>
        <w:rPr>
          <w:rStyle w:val="FirstName"/>
          <w14:ligatures w14:val="standard"/>
        </w:rPr>
        <w:sectPr w:rsidR="00586A35" w:rsidRPr="001645E8"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ED98FCB" w14:textId="65F61AFA" w:rsidR="00586A35" w:rsidRPr="001645E8" w:rsidRDefault="00AF3C7D" w:rsidP="00586A35">
      <w:pPr>
        <w:pStyle w:val="Authors"/>
        <w:jc w:val="center"/>
        <w:rPr>
          <w14:ligatures w14:val="standard"/>
        </w:rPr>
      </w:pPr>
      <w:r w:rsidRPr="001645E8">
        <w:rPr>
          <w:rStyle w:val="FirstName"/>
          <w14:ligatures w14:val="standard"/>
        </w:rPr>
        <w:t>Honglin Wang</w:t>
      </w:r>
      <w:r w:rsidR="0089066F" w:rsidRPr="001645E8">
        <w:rPr>
          <w:vertAlign w:val="superscript"/>
          <w14:ligatures w14:val="standard"/>
        </w:rPr>
        <w:t>†</w:t>
      </w:r>
      <w:r w:rsidR="00586A35" w:rsidRPr="001645E8">
        <w:rPr>
          <w14:ligatures w14:val="standard"/>
        </w:rPr>
        <w:br/>
      </w:r>
      <w:r w:rsidR="00586A35" w:rsidRPr="001645E8">
        <w:rPr>
          <w:rStyle w:val="OrgDiv"/>
          <w:color w:val="auto"/>
          <w:sz w:val="20"/>
          <w14:ligatures w14:val="standard"/>
        </w:rPr>
        <w:t xml:space="preserve"> </w:t>
      </w:r>
      <w:r w:rsidR="00F72625" w:rsidRPr="001645E8">
        <w:rPr>
          <w:rStyle w:val="OrgDiv"/>
          <w:color w:val="auto"/>
          <w:sz w:val="20"/>
          <w14:ligatures w14:val="standard"/>
        </w:rPr>
        <w:t>Computer Sci</w:t>
      </w:r>
      <w:r w:rsidR="00D667BA" w:rsidRPr="001645E8">
        <w:rPr>
          <w:rStyle w:val="OrgDiv"/>
          <w:color w:val="auto"/>
          <w:sz w:val="20"/>
          <w14:ligatures w14:val="standard"/>
        </w:rPr>
        <w:t>.</w:t>
      </w:r>
      <w:r w:rsidR="00F72625" w:rsidRPr="001645E8">
        <w:rPr>
          <w:rStyle w:val="OrgDiv"/>
          <w:color w:val="auto"/>
          <w:sz w:val="20"/>
          <w14:ligatures w14:val="standard"/>
        </w:rPr>
        <w:t xml:space="preserve"> and Eng</w:t>
      </w:r>
      <w:r w:rsidR="00D667BA" w:rsidRPr="001645E8">
        <w:rPr>
          <w:rStyle w:val="OrgDiv"/>
          <w:color w:val="auto"/>
          <w:sz w:val="20"/>
          <w14:ligatures w14:val="standard"/>
        </w:rPr>
        <w:t>r.</w:t>
      </w:r>
      <w:r w:rsidR="00F72625" w:rsidRPr="001645E8">
        <w:rPr>
          <w:rStyle w:val="OrgDiv"/>
          <w:color w:val="auto"/>
          <w:sz w:val="20"/>
          <w14:ligatures w14:val="standard"/>
        </w:rPr>
        <w:t xml:space="preserve"> Dept</w:t>
      </w:r>
      <w:r w:rsidR="00D667BA" w:rsidRPr="001645E8">
        <w:rPr>
          <w:rStyle w:val="OrgDiv"/>
          <w:color w:val="auto"/>
          <w:sz w:val="20"/>
          <w14:ligatures w14:val="standard"/>
        </w:rPr>
        <w:t>.</w:t>
      </w:r>
      <w:r w:rsidR="00F72625" w:rsidRPr="001645E8">
        <w:rPr>
          <w:rStyle w:val="OrgDiv"/>
          <w:color w:val="auto"/>
          <w:sz w:val="20"/>
          <w14:ligatures w14:val="standard"/>
        </w:rPr>
        <w:t xml:space="preserve">, </w:t>
      </w:r>
      <w:r w:rsidR="00D667BA" w:rsidRPr="001645E8">
        <w:rPr>
          <w:rStyle w:val="OrgDiv"/>
          <w:color w:val="auto"/>
          <w:sz w:val="20"/>
          <w14:ligatures w14:val="standard"/>
        </w:rPr>
        <w:t xml:space="preserve">      </w:t>
      </w:r>
      <w:r w:rsidR="00F72625" w:rsidRPr="001645E8">
        <w:rPr>
          <w:rStyle w:val="OrgDiv"/>
          <w:color w:val="auto"/>
          <w:sz w:val="20"/>
          <w14:ligatures w14:val="standard"/>
        </w:rPr>
        <w:t>Univ</w:t>
      </w:r>
      <w:r w:rsidR="00D667BA" w:rsidRPr="001645E8">
        <w:rPr>
          <w:rStyle w:val="OrgDiv"/>
          <w:color w:val="auto"/>
          <w:sz w:val="20"/>
          <w14:ligatures w14:val="standard"/>
        </w:rPr>
        <w:t>.</w:t>
      </w:r>
      <w:r w:rsidR="00F72625" w:rsidRPr="001645E8">
        <w:rPr>
          <w:rStyle w:val="OrgDiv"/>
          <w:color w:val="auto"/>
          <w:sz w:val="20"/>
          <w14:ligatures w14:val="standard"/>
        </w:rPr>
        <w:t xml:space="preserve"> of Connecticut, Storrs, USA</w:t>
      </w:r>
      <w:r w:rsidR="00586A35" w:rsidRPr="001645E8">
        <w:rPr>
          <w:sz w:val="20"/>
          <w14:ligatures w14:val="standard"/>
        </w:rPr>
        <w:br/>
        <w:t xml:space="preserve"> </w:t>
      </w:r>
      <w:r w:rsidR="00F72625" w:rsidRPr="001645E8">
        <w:rPr>
          <w:rStyle w:val="Email"/>
          <w:color w:val="auto"/>
          <w:sz w:val="20"/>
          <w14:ligatures w14:val="standard"/>
        </w:rPr>
        <w:t>honglin.wang@uconn.edu</w:t>
      </w:r>
    </w:p>
    <w:p w14:paraId="3B6E2F12" w14:textId="77777777" w:rsidR="00586A35" w:rsidRPr="001645E8" w:rsidRDefault="003C3338" w:rsidP="00586A35">
      <w:pPr>
        <w:pStyle w:val="Authors"/>
        <w:jc w:val="center"/>
        <w:rPr>
          <w14:ligatures w14:val="standard"/>
        </w:rPr>
      </w:pPr>
      <w:r w:rsidRPr="001645E8">
        <w:rPr>
          <w:rStyle w:val="FirstName"/>
          <w14:ligatures w14:val="standard"/>
        </w:rPr>
        <w:t>FirstName</w:t>
      </w:r>
      <w:r w:rsidRPr="001645E8">
        <w:rPr>
          <w14:ligatures w14:val="standard"/>
        </w:rPr>
        <w:t xml:space="preserve"> </w:t>
      </w:r>
      <w:r w:rsidRPr="001645E8">
        <w:rPr>
          <w:rStyle w:val="Surname"/>
          <w14:ligatures w14:val="standard"/>
        </w:rPr>
        <w:t>Surname</w:t>
      </w:r>
      <w:r w:rsidR="00586A35" w:rsidRPr="001645E8">
        <w:rPr>
          <w14:ligatures w14:val="standard"/>
        </w:rPr>
        <w:br/>
      </w:r>
      <w:r w:rsidR="00586A35" w:rsidRPr="001645E8">
        <w:rPr>
          <w:rStyle w:val="OrgDiv"/>
          <w:color w:val="auto"/>
          <w:sz w:val="20"/>
          <w14:ligatures w14:val="standard"/>
        </w:rPr>
        <w:t xml:space="preserve"> Department Name</w:t>
      </w:r>
      <w:r w:rsidR="00586A35" w:rsidRPr="001645E8">
        <w:rPr>
          <w:rStyle w:val="OrgName"/>
          <w:color w:val="auto"/>
          <w:sz w:val="20"/>
          <w14:ligatures w14:val="standard"/>
        </w:rPr>
        <w:br/>
        <w:t xml:space="preserve"> Institution/University Name</w:t>
      </w:r>
      <w:r w:rsidR="00586A35" w:rsidRPr="001645E8">
        <w:rPr>
          <w:rStyle w:val="OrgName"/>
          <w:color w:val="auto"/>
          <w:sz w:val="20"/>
          <w14:ligatures w14:val="standard"/>
        </w:rPr>
        <w:br/>
        <w:t xml:space="preserve"> </w:t>
      </w:r>
      <w:r w:rsidR="00586A35" w:rsidRPr="001645E8">
        <w:rPr>
          <w:rStyle w:val="City"/>
          <w:sz w:val="20"/>
          <w14:ligatures w14:val="standard"/>
        </w:rPr>
        <w:t>City</w:t>
      </w:r>
      <w:r w:rsidR="00586A35" w:rsidRPr="001645E8">
        <w:rPr>
          <w:sz w:val="20"/>
          <w14:ligatures w14:val="standard"/>
        </w:rPr>
        <w:t xml:space="preserve"> </w:t>
      </w:r>
      <w:r w:rsidR="00586A35" w:rsidRPr="001645E8">
        <w:rPr>
          <w:rStyle w:val="State"/>
          <w:color w:val="auto"/>
          <w:sz w:val="20"/>
          <w14:ligatures w14:val="standard"/>
        </w:rPr>
        <w:t>State</w:t>
      </w:r>
      <w:r w:rsidR="00586A35" w:rsidRPr="001645E8">
        <w:rPr>
          <w:rStyle w:val="PinCode"/>
          <w:color w:val="auto"/>
          <w:sz w:val="20"/>
          <w14:ligatures w14:val="standard"/>
        </w:rPr>
        <w:t xml:space="preserve"> </w:t>
      </w:r>
      <w:r w:rsidR="00586A35" w:rsidRPr="001645E8">
        <w:rPr>
          <w:rStyle w:val="Country"/>
          <w:sz w:val="20"/>
          <w14:ligatures w14:val="standard"/>
        </w:rPr>
        <w:t>Country</w:t>
      </w:r>
      <w:r w:rsidR="00586A35" w:rsidRPr="001645E8">
        <w:rPr>
          <w:sz w:val="20"/>
          <w14:ligatures w14:val="standard"/>
        </w:rPr>
        <w:br/>
        <w:t xml:space="preserve"> </w:t>
      </w:r>
      <w:hyperlink r:id="rId13" w:history="1">
        <w:r w:rsidR="00586A35" w:rsidRPr="001645E8">
          <w:rPr>
            <w:rStyle w:val="Hyperlink"/>
            <w:color w:val="auto"/>
            <w:u w:val="none"/>
            <w14:ligatures w14:val="standard"/>
          </w:rPr>
          <w:t>email@email.com</w:t>
        </w:r>
      </w:hyperlink>
    </w:p>
    <w:p w14:paraId="0D109498" w14:textId="0B2B45FF" w:rsidR="00F3231F" w:rsidRPr="001645E8" w:rsidRDefault="00F3231F" w:rsidP="00586A35">
      <w:pPr>
        <w:pStyle w:val="Authors"/>
        <w:jc w:val="center"/>
        <w:rPr>
          <w14:ligatures w14:val="standard"/>
        </w:rPr>
      </w:pPr>
      <w:r w:rsidRPr="001645E8">
        <w:rPr>
          <w:rStyle w:val="FirstName"/>
          <w14:ligatures w14:val="standard"/>
        </w:rPr>
        <w:t>FirstName</w:t>
      </w:r>
      <w:r w:rsidRPr="001645E8">
        <w:rPr>
          <w14:ligatures w14:val="standard"/>
        </w:rPr>
        <w:t xml:space="preserve"> </w:t>
      </w:r>
      <w:r w:rsidRPr="001645E8">
        <w:rPr>
          <w:rStyle w:val="Surname"/>
          <w14:ligatures w14:val="standard"/>
        </w:rPr>
        <w:t>Surname</w:t>
      </w:r>
      <w:r w:rsidR="00586A35" w:rsidRPr="001645E8">
        <w:rPr>
          <w14:ligatures w14:val="standard"/>
        </w:rPr>
        <w:br/>
      </w:r>
      <w:r w:rsidR="00586A35" w:rsidRPr="001645E8">
        <w:rPr>
          <w:rStyle w:val="OrgDiv"/>
          <w:color w:val="auto"/>
          <w:sz w:val="20"/>
          <w14:ligatures w14:val="standard"/>
        </w:rPr>
        <w:t xml:space="preserve"> Department Name</w:t>
      </w:r>
      <w:r w:rsidR="00586A35" w:rsidRPr="001645E8">
        <w:rPr>
          <w:rStyle w:val="OrgName"/>
          <w:color w:val="auto"/>
          <w:sz w:val="20"/>
          <w14:ligatures w14:val="standard"/>
        </w:rPr>
        <w:br/>
        <w:t xml:space="preserve"> Institution/University Name</w:t>
      </w:r>
      <w:r w:rsidR="00586A35" w:rsidRPr="001645E8">
        <w:rPr>
          <w:rStyle w:val="OrgName"/>
          <w:color w:val="auto"/>
          <w:sz w:val="20"/>
          <w14:ligatures w14:val="standard"/>
        </w:rPr>
        <w:br/>
        <w:t xml:space="preserve"> </w:t>
      </w:r>
      <w:r w:rsidR="00586A35" w:rsidRPr="001645E8">
        <w:rPr>
          <w:rStyle w:val="City"/>
          <w:sz w:val="20"/>
          <w14:ligatures w14:val="standard"/>
        </w:rPr>
        <w:t>City</w:t>
      </w:r>
      <w:r w:rsidR="00586A35" w:rsidRPr="001645E8">
        <w:rPr>
          <w:sz w:val="20"/>
          <w14:ligatures w14:val="standard"/>
        </w:rPr>
        <w:t xml:space="preserve"> </w:t>
      </w:r>
      <w:r w:rsidR="00586A35" w:rsidRPr="001645E8">
        <w:rPr>
          <w:rStyle w:val="State"/>
          <w:color w:val="auto"/>
          <w:sz w:val="20"/>
          <w14:ligatures w14:val="standard"/>
        </w:rPr>
        <w:t>State</w:t>
      </w:r>
      <w:r w:rsidR="00586A35" w:rsidRPr="001645E8">
        <w:rPr>
          <w:rStyle w:val="PinCode"/>
          <w:color w:val="auto"/>
          <w:sz w:val="20"/>
          <w14:ligatures w14:val="standard"/>
        </w:rPr>
        <w:t xml:space="preserve"> </w:t>
      </w:r>
      <w:r w:rsidR="00586A35" w:rsidRPr="001645E8">
        <w:rPr>
          <w:rStyle w:val="Country"/>
          <w:sz w:val="20"/>
          <w14:ligatures w14:val="standard"/>
        </w:rPr>
        <w:t>Country</w:t>
      </w:r>
      <w:r w:rsidR="00586A35" w:rsidRPr="001645E8">
        <w:rPr>
          <w:sz w:val="20"/>
          <w14:ligatures w14:val="standard"/>
        </w:rPr>
        <w:br/>
        <w:t xml:space="preserve"> </w:t>
      </w:r>
      <w:r w:rsidR="00586A35" w:rsidRPr="001645E8">
        <w:rPr>
          <w:rStyle w:val="Email"/>
          <w:color w:val="auto"/>
          <w:sz w:val="20"/>
          <w14:ligatures w14:val="standard"/>
        </w:rPr>
        <w:t>email@email.com</w:t>
      </w:r>
    </w:p>
    <w:p w14:paraId="50213088" w14:textId="77777777" w:rsidR="00586A35" w:rsidRPr="001645E8" w:rsidRDefault="00586A35" w:rsidP="00694749">
      <w:pPr>
        <w:pStyle w:val="TitleNote"/>
        <w:rPr>
          <w:rFonts w:ascii="Cambria Math" w:hAnsi="Cambria Math" w:cs="Cambria Math"/>
          <w:bCs/>
          <w:color w:val="auto"/>
          <w:vertAlign w:val="superscript"/>
          <w14:ligatures w14:val="standard"/>
        </w:rPr>
        <w:sectPr w:rsidR="00586A35" w:rsidRPr="001645E8"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20A034C" w14:textId="4F83FA91" w:rsidR="004905A5" w:rsidRPr="002B0C0F" w:rsidRDefault="004905A5" w:rsidP="002B0C0F">
      <w:pPr>
        <w:pStyle w:val="AbsHead"/>
        <w:sectPr w:rsidR="004905A5" w:rsidRPr="002B0C0F"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FFC49A0" w14:textId="77777777" w:rsidR="00B2218A" w:rsidRPr="002B0C0F" w:rsidRDefault="00B2218A" w:rsidP="002B0C0F">
      <w:pPr>
        <w:pStyle w:val="AbsHead"/>
      </w:pPr>
      <w:r w:rsidRPr="002B0C0F">
        <w:t>ABSTRACT</w:t>
      </w:r>
    </w:p>
    <w:p w14:paraId="759A3140" w14:textId="51CB23A8" w:rsidR="004F6A96" w:rsidRPr="001645E8" w:rsidRDefault="00FC7362" w:rsidP="00EE4576">
      <w:pPr>
        <w:pStyle w:val="Abstract"/>
        <w:jc w:val="left"/>
        <w:rPr>
          <w:rFonts w:ascii="Cambria Math" w:hAnsi="Cambria Math" w:cs="Linux Libertine"/>
          <w:bCs/>
          <w:iCs/>
          <w:szCs w:val="18"/>
          <w:lang w:eastAsia="ja-JP"/>
          <w14:ligatures w14:val="standard"/>
        </w:rPr>
      </w:pPr>
      <w:r w:rsidRPr="001645E8">
        <w:rPr>
          <w:rFonts w:ascii="Cambria Math" w:hAnsi="Cambria Math" w:cs="Linux Libertine"/>
          <w:bCs/>
          <w:iCs/>
          <w:szCs w:val="18"/>
          <w:lang w:eastAsia="ja-JP"/>
          <w14:ligatures w14:val="standard"/>
        </w:rPr>
        <w:t>The foundation of analyzing complex intercellular responses is to map ligand-receptor pairs. With recent advances of single cell RNA (scRNA) sequencing technology, and easy availability of scRNA data, several methods have been proposed to infer cell-cell communication by analyzing ligand-receptor pairs and their expressions in cell-pairs.  However, these methods consider only ligand-receptor</w:t>
      </w:r>
      <w:r w:rsidR="00EF557E" w:rsidRPr="001645E8">
        <w:rPr>
          <w:rFonts w:ascii="Cambria Math" w:hAnsi="Cambria Math" w:cs="Linux Libertine"/>
          <w:bCs/>
          <w:iCs/>
          <w:szCs w:val="18"/>
          <w:lang w:eastAsia="ja-JP"/>
          <w14:ligatures w14:val="standard"/>
        </w:rPr>
        <w:t xml:space="preserve"> </w:t>
      </w:r>
      <w:r w:rsidRPr="001645E8">
        <w:rPr>
          <w:rFonts w:ascii="Cambria Math" w:hAnsi="Cambria Math" w:cs="Linux Libertine"/>
          <w:bCs/>
          <w:iCs/>
          <w:szCs w:val="18"/>
          <w:lang w:eastAsia="ja-JP"/>
          <w14:ligatures w14:val="standard"/>
        </w:rPr>
        <w:t xml:space="preserve">pairs to infer the communication, thereby missing information from the known portion of pathways that are upstream to ligand and downstream from receptor. In this paper, we present a novel framework, called </w:t>
      </w:r>
      <w:proofErr w:type="spellStart"/>
      <w:r w:rsidRPr="001645E8">
        <w:rPr>
          <w:rFonts w:ascii="Cambria Math" w:hAnsi="Cambria Math" w:cs="Linux Libertine"/>
          <w:bCs/>
          <w:iCs/>
          <w:szCs w:val="18"/>
          <w:lang w:eastAsia="ja-JP"/>
          <w14:ligatures w14:val="standard"/>
        </w:rPr>
        <w:t>rCom</w:t>
      </w:r>
      <w:proofErr w:type="spellEnd"/>
      <w:r w:rsidRPr="001645E8">
        <w:rPr>
          <w:rFonts w:ascii="Cambria Math" w:hAnsi="Cambria Math" w:cs="Linux Libertine"/>
          <w:bCs/>
          <w:iCs/>
          <w:szCs w:val="18"/>
          <w:lang w:eastAsia="ja-JP"/>
          <w14:ligatures w14:val="standard"/>
        </w:rPr>
        <w:t xml:space="preserve">, that infers cell-cell interactions by considering </w:t>
      </w:r>
      <w:del w:id="2" w:author="Pujan Joshi" w:date="2022-05-13T10:50:00Z">
        <w:r w:rsidRPr="00BF54D3" w:rsidDel="00571F19">
          <w:rPr>
            <w:rFonts w:ascii="Cambria Math" w:hAnsi="Cambria Math" w:cs="Linux Libertine"/>
            <w:bCs/>
            <w:iCs/>
            <w:szCs w:val="18"/>
            <w:lang w:eastAsia="ja-JP"/>
            <w14:ligatures w14:val="standard"/>
          </w:rPr>
          <w:delText xml:space="preserve">the </w:delText>
        </w:r>
      </w:del>
      <w:r w:rsidRPr="001645E8">
        <w:rPr>
          <w:rFonts w:ascii="Cambria Math" w:hAnsi="Cambria Math" w:cs="Linux Libertine"/>
          <w:bCs/>
          <w:iCs/>
          <w:szCs w:val="18"/>
          <w:lang w:eastAsia="ja-JP"/>
          <w14:ligatures w14:val="standard"/>
        </w:rPr>
        <w:t xml:space="preserve">portions of pathways that are directly associated with ligand and receptors. Pathway databases like KEGG have limited annotation on ligand-receptor pairs. Therefore, the </w:t>
      </w:r>
      <w:proofErr w:type="spellStart"/>
      <w:r w:rsidRPr="001645E8">
        <w:rPr>
          <w:rFonts w:ascii="Cambria Math" w:hAnsi="Cambria Math" w:cs="Linux Libertine"/>
          <w:bCs/>
          <w:iCs/>
          <w:szCs w:val="18"/>
          <w:lang w:eastAsia="ja-JP"/>
          <w14:ligatures w14:val="standard"/>
        </w:rPr>
        <w:t>rCom</w:t>
      </w:r>
      <w:proofErr w:type="spellEnd"/>
      <w:r w:rsidRPr="001645E8">
        <w:rPr>
          <w:rFonts w:ascii="Cambria Math" w:hAnsi="Cambria Math" w:cs="Linux Libertine"/>
          <w:bCs/>
          <w:iCs/>
          <w:szCs w:val="18"/>
          <w:lang w:eastAsia="ja-JP"/>
          <w14:ligatures w14:val="standard"/>
        </w:rPr>
        <w:t xml:space="preserve"> framework combines knowledge from multiple biological databases such as </w:t>
      </w:r>
      <w:r w:rsidR="00B90C66" w:rsidRPr="001645E8">
        <w:rPr>
          <w:rFonts w:ascii="Cambria Math" w:hAnsi="Cambria Math" w:cs="Linux Libertine"/>
          <w:bCs/>
          <w:iCs/>
          <w:szCs w:val="18"/>
          <w:lang w:eastAsia="ja-JP"/>
          <w14:ligatures w14:val="standard"/>
        </w:rPr>
        <w:t>(</w:t>
      </w:r>
      <w:proofErr w:type="spellStart"/>
      <w:r w:rsidR="00B90C66" w:rsidRPr="001645E8">
        <w:rPr>
          <w:rFonts w:ascii="Cambria Math" w:hAnsi="Cambria Math" w:cs="Linux Libertine"/>
          <w:bCs/>
          <w:iCs/>
          <w:szCs w:val="18"/>
          <w:lang w:eastAsia="ja-JP"/>
          <w14:ligatures w14:val="standard"/>
        </w:rPr>
        <w:t>i</w:t>
      </w:r>
      <w:proofErr w:type="spellEnd"/>
      <w:r w:rsidR="00B90C66" w:rsidRPr="001645E8">
        <w:rPr>
          <w:rFonts w:ascii="Cambria Math" w:hAnsi="Cambria Math" w:cs="Linux Libertine"/>
          <w:bCs/>
          <w:iCs/>
          <w:szCs w:val="18"/>
          <w:lang w:eastAsia="ja-JP"/>
          <w14:ligatures w14:val="standard"/>
        </w:rPr>
        <w:t xml:space="preserve">) </w:t>
      </w:r>
      <w:r w:rsidR="00B859D2" w:rsidRPr="001645E8">
        <w:rPr>
          <w:rFonts w:ascii="Cambria Math" w:hAnsi="Cambria Math" w:cs="Linux Libertine"/>
          <w:bCs/>
          <w:iCs/>
          <w:szCs w:val="18"/>
          <w:lang w:eastAsia="ja-JP"/>
          <w14:ligatures w14:val="standard"/>
        </w:rPr>
        <w:t xml:space="preserve">transcription factor-target database, </w:t>
      </w:r>
      <w:r w:rsidR="00B90C66" w:rsidRPr="001645E8">
        <w:rPr>
          <w:rFonts w:ascii="Cambria Math" w:hAnsi="Cambria Math" w:cs="Linux Libertine"/>
          <w:bCs/>
          <w:iCs/>
          <w:szCs w:val="18"/>
          <w:lang w:eastAsia="ja-JP"/>
          <w14:ligatures w14:val="standard"/>
        </w:rPr>
        <w:t xml:space="preserve">(ii) </w:t>
      </w:r>
      <w:r w:rsidR="002F7C29" w:rsidRPr="001645E8">
        <w:rPr>
          <w:rFonts w:ascii="Cambria Math" w:hAnsi="Cambria Math" w:cs="Linux Libertine"/>
          <w:bCs/>
          <w:iCs/>
          <w:szCs w:val="18"/>
          <w:lang w:eastAsia="ja-JP"/>
          <w14:ligatures w14:val="standard"/>
        </w:rPr>
        <w:t>ligand-receptor database and</w:t>
      </w:r>
      <w:r w:rsidR="00C83077" w:rsidRPr="001645E8">
        <w:rPr>
          <w:rFonts w:ascii="Cambria Math" w:hAnsi="Cambria Math" w:cs="Linux Libertine"/>
          <w:bCs/>
          <w:iCs/>
          <w:szCs w:val="18"/>
          <w:lang w:eastAsia="ja-JP"/>
          <w14:ligatures w14:val="standard"/>
        </w:rPr>
        <w:t xml:space="preserve"> (iii)</w:t>
      </w:r>
      <w:r w:rsidR="002F7C29" w:rsidRPr="001645E8">
        <w:rPr>
          <w:rFonts w:ascii="Cambria Math" w:hAnsi="Cambria Math" w:cs="Linux Libertine"/>
          <w:bCs/>
          <w:iCs/>
          <w:szCs w:val="18"/>
          <w:lang w:eastAsia="ja-JP"/>
          <w14:ligatures w14:val="standard"/>
        </w:rPr>
        <w:t xml:space="preserve"> gene signaling pathway databases</w:t>
      </w:r>
      <w:r w:rsidR="00B90C66" w:rsidRPr="001645E8">
        <w:rPr>
          <w:rFonts w:ascii="Cambria Math" w:hAnsi="Cambria Math" w:cs="Linux Libertine"/>
          <w:bCs/>
          <w:iCs/>
          <w:szCs w:val="18"/>
          <w:lang w:eastAsia="ja-JP"/>
          <w14:ligatures w14:val="standard"/>
        </w:rPr>
        <w:t>.</w:t>
      </w:r>
      <w:r w:rsidR="004F24C9" w:rsidRPr="001645E8">
        <w:rPr>
          <w:rFonts w:ascii="Cambria Math" w:hAnsi="Cambria Math" w:cs="Linux Libertine"/>
          <w:bCs/>
          <w:iCs/>
          <w:szCs w:val="18"/>
          <w:lang w:eastAsia="ja-JP"/>
          <w14:ligatures w14:val="standard"/>
        </w:rPr>
        <w:t xml:space="preserve"> The</w:t>
      </w:r>
      <w:r w:rsidR="00B90C66" w:rsidRPr="001645E8">
        <w:rPr>
          <w:rFonts w:ascii="Cambria Math" w:hAnsi="Cambria Math" w:cs="Linux Libertine"/>
          <w:bCs/>
          <w:iCs/>
          <w:szCs w:val="18"/>
          <w:lang w:eastAsia="ja-JP"/>
          <w14:ligatures w14:val="standard"/>
        </w:rPr>
        <w:t xml:space="preserve"> </w:t>
      </w:r>
      <w:proofErr w:type="spellStart"/>
      <w:r w:rsidR="00B322EB" w:rsidRPr="001645E8">
        <w:rPr>
          <w:rFonts w:ascii="Cambria Math" w:hAnsi="Cambria Math" w:cs="Linux Libertine"/>
          <w:bCs/>
          <w:iCs/>
          <w:szCs w:val="18"/>
          <w:lang w:eastAsia="ja-JP"/>
          <w14:ligatures w14:val="standard"/>
        </w:rPr>
        <w:t>rCom</w:t>
      </w:r>
      <w:proofErr w:type="spellEnd"/>
      <w:r w:rsidR="004F24C9" w:rsidRPr="001645E8">
        <w:rPr>
          <w:rFonts w:ascii="Cambria Math" w:hAnsi="Cambria Math" w:cs="Linux Libertine"/>
          <w:bCs/>
          <w:iCs/>
          <w:szCs w:val="18"/>
          <w:lang w:eastAsia="ja-JP"/>
          <w14:ligatures w14:val="standard"/>
        </w:rPr>
        <w:t xml:space="preserve"> fram</w:t>
      </w:r>
      <w:r w:rsidR="0025098F" w:rsidRPr="001645E8">
        <w:rPr>
          <w:rFonts w:ascii="Cambria Math" w:hAnsi="Cambria Math" w:cs="Linux Libertine"/>
          <w:bCs/>
          <w:iCs/>
          <w:szCs w:val="18"/>
          <w:lang w:eastAsia="ja-JP"/>
          <w14:ligatures w14:val="standard"/>
        </w:rPr>
        <w:t>e</w:t>
      </w:r>
      <w:r w:rsidR="004F24C9" w:rsidRPr="001645E8">
        <w:rPr>
          <w:rFonts w:ascii="Cambria Math" w:hAnsi="Cambria Math" w:cs="Linux Libertine"/>
          <w:bCs/>
          <w:iCs/>
          <w:szCs w:val="18"/>
          <w:lang w:eastAsia="ja-JP"/>
          <w14:ligatures w14:val="standard"/>
        </w:rPr>
        <w:t>work</w:t>
      </w:r>
      <w:r w:rsidR="00B322EB" w:rsidRPr="001645E8">
        <w:rPr>
          <w:rFonts w:ascii="Cambria Math" w:hAnsi="Cambria Math" w:cs="Linux Libertine"/>
          <w:bCs/>
          <w:iCs/>
          <w:szCs w:val="18"/>
          <w:lang w:eastAsia="ja-JP"/>
          <w14:ligatures w14:val="standard"/>
        </w:rPr>
        <w:t xml:space="preserve"> extract</w:t>
      </w:r>
      <w:r w:rsidR="00946FC7" w:rsidRPr="001645E8">
        <w:rPr>
          <w:rFonts w:ascii="Cambria Math" w:hAnsi="Cambria Math" w:cs="Linux Libertine"/>
          <w:bCs/>
          <w:iCs/>
          <w:szCs w:val="18"/>
          <w:lang w:eastAsia="ja-JP"/>
          <w14:ligatures w14:val="standard"/>
        </w:rPr>
        <w:t>s</w:t>
      </w:r>
      <w:r w:rsidR="00B322EB" w:rsidRPr="001645E8">
        <w:rPr>
          <w:rFonts w:ascii="Cambria Math" w:hAnsi="Cambria Math" w:cs="Linux Libertine"/>
          <w:bCs/>
          <w:iCs/>
          <w:szCs w:val="18"/>
          <w:lang w:eastAsia="ja-JP"/>
          <w14:ligatures w14:val="standard"/>
        </w:rPr>
        <w:t xml:space="preserve"> information </w:t>
      </w:r>
      <w:r w:rsidR="00056925" w:rsidRPr="001645E8">
        <w:rPr>
          <w:rFonts w:ascii="Cambria Math" w:hAnsi="Cambria Math" w:cs="Linux Libertine"/>
          <w:bCs/>
          <w:iCs/>
          <w:szCs w:val="18"/>
          <w:lang w:eastAsia="ja-JP"/>
          <w14:ligatures w14:val="standard"/>
        </w:rPr>
        <w:t>by combining</w:t>
      </w:r>
      <w:r w:rsidR="00B322EB" w:rsidRPr="001645E8">
        <w:rPr>
          <w:rFonts w:ascii="Cambria Math" w:hAnsi="Cambria Math" w:cs="Linux Libertine"/>
          <w:bCs/>
          <w:iCs/>
          <w:szCs w:val="18"/>
          <w:lang w:eastAsia="ja-JP"/>
          <w14:ligatures w14:val="standard"/>
        </w:rPr>
        <w:t xml:space="preserve"> </w:t>
      </w:r>
      <w:del w:id="3" w:author="Pujan Joshi" w:date="2022-05-13T10:50:00Z">
        <w:r w:rsidR="00B322EB" w:rsidRPr="001645E8" w:rsidDel="00571F19">
          <w:rPr>
            <w:rFonts w:ascii="Cambria Math" w:hAnsi="Cambria Math" w:cs="Linux Libertine"/>
            <w:bCs/>
            <w:iCs/>
            <w:szCs w:val="18"/>
            <w:lang w:eastAsia="ja-JP"/>
            <w14:ligatures w14:val="standard"/>
          </w:rPr>
          <w:delText xml:space="preserve">of </w:delText>
        </w:r>
      </w:del>
      <w:r w:rsidR="00B322EB" w:rsidRPr="001645E8">
        <w:rPr>
          <w:rFonts w:ascii="Cambria Math" w:hAnsi="Cambria Math" w:cs="Linux Libertine"/>
          <w:bCs/>
          <w:iCs/>
          <w:szCs w:val="18"/>
          <w:lang w:eastAsia="ja-JP"/>
          <w14:ligatures w14:val="standard"/>
        </w:rPr>
        <w:t>these databases</w:t>
      </w:r>
      <w:r w:rsidR="00056925" w:rsidRPr="001645E8">
        <w:rPr>
          <w:rFonts w:ascii="Cambria Math" w:hAnsi="Cambria Math" w:cs="Linux Libertine"/>
          <w:bCs/>
          <w:iCs/>
          <w:szCs w:val="18"/>
          <w:lang w:eastAsia="ja-JP"/>
          <w14:ligatures w14:val="standard"/>
        </w:rPr>
        <w:t xml:space="preserve"> and form multiple communication route pairs: the communication ligand routes and communication receptor routes</w:t>
      </w:r>
      <w:r w:rsidR="00F1686A" w:rsidRPr="001645E8">
        <w:rPr>
          <w:rFonts w:ascii="Cambria Math" w:hAnsi="Cambria Math" w:cs="Linux Libertine"/>
          <w:bCs/>
          <w:iCs/>
          <w:szCs w:val="18"/>
          <w:lang w:eastAsia="ja-JP"/>
          <w14:ligatures w14:val="standard"/>
        </w:rPr>
        <w:t xml:space="preserve">. </w:t>
      </w:r>
      <w:r w:rsidR="001861B1" w:rsidRPr="001645E8">
        <w:rPr>
          <w:rFonts w:ascii="Cambria Math" w:hAnsi="Cambria Math" w:cs="Linux Libertine"/>
          <w:bCs/>
          <w:iCs/>
          <w:szCs w:val="18"/>
          <w:lang w:eastAsia="ja-JP"/>
          <w14:ligatures w14:val="standard"/>
        </w:rPr>
        <w:t>A</w:t>
      </w:r>
      <w:r w:rsidR="00F1686A" w:rsidRPr="001645E8">
        <w:rPr>
          <w:rFonts w:ascii="Cambria Math" w:hAnsi="Cambria Math" w:cs="Linux Libertine"/>
          <w:bCs/>
          <w:iCs/>
          <w:szCs w:val="18"/>
          <w:lang w:eastAsia="ja-JP"/>
          <w14:ligatures w14:val="standard"/>
        </w:rPr>
        <w:t xml:space="preserve"> novel algorithm and a heuristic rule are used to scor</w:t>
      </w:r>
      <w:r w:rsidR="001861B1" w:rsidRPr="001645E8">
        <w:rPr>
          <w:rFonts w:ascii="Cambria Math" w:hAnsi="Cambria Math" w:cs="Linux Libertine"/>
          <w:bCs/>
          <w:iCs/>
          <w:szCs w:val="18"/>
          <w:lang w:eastAsia="ja-JP"/>
          <w14:ligatures w14:val="standard"/>
        </w:rPr>
        <w:t>e</w:t>
      </w:r>
      <w:r w:rsidR="00F1686A" w:rsidRPr="001645E8">
        <w:rPr>
          <w:rFonts w:ascii="Cambria Math" w:hAnsi="Cambria Math" w:cs="Linux Libertine"/>
          <w:bCs/>
          <w:iCs/>
          <w:szCs w:val="18"/>
          <w:lang w:eastAsia="ja-JP"/>
          <w14:ligatures w14:val="standard"/>
        </w:rPr>
        <w:t xml:space="preserve"> </w:t>
      </w:r>
      <w:r w:rsidR="00BA5BE6" w:rsidRPr="001645E8">
        <w:rPr>
          <w:rFonts w:ascii="Cambria Math" w:hAnsi="Cambria Math" w:cs="Linux Libertine"/>
          <w:bCs/>
          <w:iCs/>
          <w:szCs w:val="18"/>
          <w:lang w:eastAsia="ja-JP"/>
          <w14:ligatures w14:val="standard"/>
        </w:rPr>
        <w:t>each</w:t>
      </w:r>
      <w:r w:rsidR="00F1686A" w:rsidRPr="001645E8">
        <w:rPr>
          <w:rFonts w:ascii="Cambria Math" w:hAnsi="Cambria Math" w:cs="Linux Libertine"/>
          <w:bCs/>
          <w:iCs/>
          <w:szCs w:val="18"/>
          <w:lang w:eastAsia="ja-JP"/>
          <w14:ligatures w14:val="standard"/>
        </w:rPr>
        <w:t xml:space="preserve"> route pair</w:t>
      </w:r>
      <w:del w:id="4" w:author="Pujan Joshi" w:date="2022-05-13T10:51:00Z">
        <w:r w:rsidR="00F1686A" w:rsidRPr="001645E8" w:rsidDel="00571F19">
          <w:rPr>
            <w:rFonts w:ascii="Cambria Math" w:hAnsi="Cambria Math" w:cs="Linux Libertine"/>
            <w:bCs/>
            <w:iCs/>
            <w:szCs w:val="18"/>
            <w:lang w:eastAsia="ja-JP"/>
            <w14:ligatures w14:val="standard"/>
          </w:rPr>
          <w:delText>s</w:delText>
        </w:r>
      </w:del>
      <w:r w:rsidR="00B322EB" w:rsidRPr="001645E8">
        <w:rPr>
          <w:rFonts w:ascii="Cambria Math" w:hAnsi="Cambria Math" w:cs="Linux Libertine"/>
          <w:bCs/>
          <w:iCs/>
          <w:szCs w:val="18"/>
          <w:lang w:eastAsia="ja-JP"/>
          <w14:ligatures w14:val="standard"/>
        </w:rPr>
        <w:t xml:space="preserve"> </w:t>
      </w:r>
      <w:r w:rsidR="00947276" w:rsidRPr="001645E8">
        <w:rPr>
          <w:rFonts w:ascii="Cambria Math" w:hAnsi="Cambria Math" w:cs="Linux Libertine"/>
          <w:bCs/>
          <w:iCs/>
          <w:szCs w:val="18"/>
          <w:lang w:eastAsia="ja-JP"/>
          <w14:ligatures w14:val="standard"/>
        </w:rPr>
        <w:t xml:space="preserve">between </w:t>
      </w:r>
      <w:del w:id="5" w:author="Pujan Joshi" w:date="2022-05-13T10:51:00Z">
        <w:r w:rsidR="00947276" w:rsidRPr="001645E8" w:rsidDel="00571F19">
          <w:rPr>
            <w:rFonts w:ascii="Cambria Math" w:hAnsi="Cambria Math" w:cs="Linux Libertine"/>
            <w:bCs/>
            <w:iCs/>
            <w:szCs w:val="18"/>
            <w:lang w:eastAsia="ja-JP"/>
            <w14:ligatures w14:val="standard"/>
          </w:rPr>
          <w:delText xml:space="preserve">each </w:delText>
        </w:r>
      </w:del>
      <w:r w:rsidR="00947276" w:rsidRPr="001645E8">
        <w:rPr>
          <w:rFonts w:ascii="Cambria Math" w:hAnsi="Cambria Math" w:cs="Linux Libertine"/>
          <w:bCs/>
          <w:iCs/>
          <w:szCs w:val="18"/>
          <w:lang w:eastAsia="ja-JP"/>
          <w14:ligatures w14:val="standard"/>
        </w:rPr>
        <w:t>cell groups</w:t>
      </w:r>
      <w:r w:rsidR="0011648C" w:rsidRPr="001645E8">
        <w:rPr>
          <w:rFonts w:ascii="Cambria Math" w:hAnsi="Cambria Math" w:cs="Linux Libertine"/>
          <w:bCs/>
          <w:iCs/>
          <w:szCs w:val="18"/>
          <w:lang w:eastAsia="ja-JP"/>
          <w14:ligatures w14:val="standard"/>
        </w:rPr>
        <w:t xml:space="preserve">. </w:t>
      </w:r>
      <w:r w:rsidR="00BA5BE6" w:rsidRPr="001645E8">
        <w:rPr>
          <w:rFonts w:ascii="Cambria Math" w:hAnsi="Cambria Math" w:cs="Linux Libertine"/>
          <w:bCs/>
          <w:iCs/>
          <w:szCs w:val="18"/>
          <w:lang w:eastAsia="ja-JP"/>
          <w14:ligatures w14:val="standard"/>
        </w:rPr>
        <w:t xml:space="preserve">Finally, permutation test is used to find the significant route pairs between </w:t>
      </w:r>
      <w:del w:id="6" w:author="Pujan Joshi" w:date="2022-05-13T10:52:00Z">
        <w:r w:rsidR="00BA5BE6" w:rsidRPr="001645E8" w:rsidDel="00571F19">
          <w:rPr>
            <w:rFonts w:ascii="Cambria Math" w:hAnsi="Cambria Math" w:cs="Linux Libertine"/>
            <w:bCs/>
            <w:iCs/>
            <w:szCs w:val="18"/>
            <w:lang w:eastAsia="ja-JP"/>
            <w14:ligatures w14:val="standard"/>
          </w:rPr>
          <w:delText>each</w:delText>
        </w:r>
      </w:del>
      <w:r w:rsidR="00BA5BE6" w:rsidRPr="001645E8">
        <w:rPr>
          <w:rFonts w:ascii="Cambria Math" w:hAnsi="Cambria Math" w:cs="Linux Libertine"/>
          <w:bCs/>
          <w:iCs/>
          <w:szCs w:val="18"/>
          <w:lang w:eastAsia="ja-JP"/>
          <w14:ligatures w14:val="standard"/>
        </w:rPr>
        <w:t xml:space="preserve"> two cell groups.</w:t>
      </w:r>
      <w:r w:rsidR="000A6442" w:rsidRPr="001645E8">
        <w:rPr>
          <w:rFonts w:ascii="Cambria Math" w:hAnsi="Cambria Math" w:cs="Linux Libertine"/>
          <w:bCs/>
          <w:iCs/>
          <w:szCs w:val="18"/>
          <w:lang w:eastAsia="ja-JP"/>
          <w14:ligatures w14:val="standard"/>
        </w:rPr>
        <w:t xml:space="preserve"> A route based inter cell type regulatory network </w:t>
      </w:r>
      <w:r w:rsidR="001730E7" w:rsidRPr="001645E8">
        <w:rPr>
          <w:rFonts w:ascii="Cambria Math" w:hAnsi="Cambria Math" w:cs="Linux Libertine"/>
          <w:bCs/>
          <w:iCs/>
          <w:szCs w:val="18"/>
          <w:lang w:eastAsia="ja-JP"/>
          <w14:ligatures w14:val="standard"/>
        </w:rPr>
        <w:t>is</w:t>
      </w:r>
      <w:r w:rsidR="000A6442" w:rsidRPr="001645E8">
        <w:rPr>
          <w:rFonts w:ascii="Cambria Math" w:hAnsi="Cambria Math" w:cs="Linux Libertine"/>
          <w:bCs/>
          <w:iCs/>
          <w:szCs w:val="18"/>
          <w:lang w:eastAsia="ja-JP"/>
          <w14:ligatures w14:val="standard"/>
        </w:rPr>
        <w:t xml:space="preserve"> generated based on the significant routes.</w:t>
      </w:r>
      <w:r w:rsidR="00313EDB" w:rsidRPr="001645E8">
        <w:rPr>
          <w:rFonts w:ascii="Cambria Math" w:hAnsi="Cambria Math" w:cs="Linux Libertine"/>
          <w:bCs/>
          <w:iCs/>
          <w:szCs w:val="18"/>
          <w:lang w:eastAsia="ja-JP"/>
          <w14:ligatures w14:val="standard"/>
        </w:rPr>
        <w:t xml:space="preserve"> </w:t>
      </w:r>
    </w:p>
    <w:p w14:paraId="34292A0C" w14:textId="6711DDFB" w:rsidR="00144AC2" w:rsidRPr="001645E8" w:rsidRDefault="00313EDB" w:rsidP="00EE4576">
      <w:pPr>
        <w:pStyle w:val="Abstract"/>
        <w:jc w:val="left"/>
        <w:rPr>
          <w:rFonts w:ascii="Cambria Math" w:hAnsi="Cambria Math" w:cs="Linux Libertine"/>
          <w:bCs/>
          <w:iCs/>
          <w:szCs w:val="18"/>
          <w:lang w:eastAsia="ja-JP"/>
          <w14:ligatures w14:val="standard"/>
        </w:rPr>
      </w:pPr>
      <w:r w:rsidRPr="001645E8">
        <w:rPr>
          <w:rFonts w:ascii="Cambria Math" w:hAnsi="Cambria Math" w:cs="Linux Libertine"/>
          <w:bCs/>
          <w:iCs/>
          <w:szCs w:val="18"/>
          <w:lang w:eastAsia="ja-JP"/>
          <w14:ligatures w14:val="standard"/>
        </w:rPr>
        <w:t xml:space="preserve">We demonstrate how </w:t>
      </w:r>
      <w:proofErr w:type="spellStart"/>
      <w:r w:rsidRPr="001645E8">
        <w:rPr>
          <w:rFonts w:ascii="Cambria Math" w:hAnsi="Cambria Math" w:cs="Linux Libertine"/>
          <w:bCs/>
          <w:iCs/>
          <w:szCs w:val="18"/>
          <w:lang w:eastAsia="ja-JP"/>
          <w14:ligatures w14:val="standard"/>
        </w:rPr>
        <w:t>rCom</w:t>
      </w:r>
      <w:proofErr w:type="spellEnd"/>
      <w:r w:rsidRPr="001645E8">
        <w:rPr>
          <w:rFonts w:ascii="Cambria Math" w:hAnsi="Cambria Math" w:cs="Linux Libertine"/>
          <w:bCs/>
          <w:iCs/>
          <w:szCs w:val="18"/>
          <w:lang w:eastAsia="ja-JP"/>
          <w14:ligatures w14:val="standard"/>
        </w:rPr>
        <w:t xml:space="preserve"> can be used to infer</w:t>
      </w:r>
      <w:del w:id="7" w:author="Pujan Joshi" w:date="2022-05-13T10:52:00Z">
        <w:r w:rsidRPr="001645E8" w:rsidDel="00571F19">
          <w:rPr>
            <w:rFonts w:ascii="Cambria Math" w:hAnsi="Cambria Math" w:cs="Linux Libertine"/>
            <w:bCs/>
            <w:iCs/>
            <w:szCs w:val="18"/>
            <w:lang w:eastAsia="ja-JP"/>
            <w14:ligatures w14:val="standard"/>
          </w:rPr>
          <w:delText>ence</w:delText>
        </w:r>
      </w:del>
      <w:r w:rsidRPr="001645E8">
        <w:rPr>
          <w:rFonts w:ascii="Cambria Math" w:hAnsi="Cambria Math" w:cs="Linux Libertine"/>
          <w:bCs/>
          <w:iCs/>
          <w:szCs w:val="18"/>
          <w:lang w:eastAsia="ja-JP"/>
          <w14:ligatures w14:val="standard"/>
        </w:rPr>
        <w:t xml:space="preserve"> </w:t>
      </w:r>
      <w:del w:id="8" w:author="Pujan Joshi" w:date="2022-05-13T10:52:00Z">
        <w:r w:rsidRPr="001645E8" w:rsidDel="00571F19">
          <w:rPr>
            <w:rFonts w:ascii="Cambria Math" w:hAnsi="Cambria Math" w:cs="Linux Libertine"/>
            <w:bCs/>
            <w:iCs/>
            <w:szCs w:val="18"/>
            <w:lang w:eastAsia="ja-JP"/>
            <w14:ligatures w14:val="standard"/>
          </w:rPr>
          <w:delText xml:space="preserve">the </w:delText>
        </w:r>
      </w:del>
      <w:r w:rsidRPr="001645E8">
        <w:rPr>
          <w:rFonts w:ascii="Cambria Math" w:hAnsi="Cambria Math" w:cs="Linux Libertine"/>
          <w:bCs/>
          <w:iCs/>
          <w:szCs w:val="18"/>
          <w:lang w:eastAsia="ja-JP"/>
          <w14:ligatures w14:val="standard"/>
        </w:rPr>
        <w:t xml:space="preserve">inter cell type communications on two independent bone marrow datasets. </w:t>
      </w:r>
      <w:ins w:id="9" w:author="Pujan Joshi" w:date="2022-05-13T10:53:00Z">
        <w:r w:rsidR="00571F19" w:rsidRPr="001645E8">
          <w:rPr>
            <w:rFonts w:ascii="Cambria Math" w:hAnsi="Cambria Math" w:cs="Linux Libertine"/>
            <w:bCs/>
            <w:iCs/>
            <w:szCs w:val="18"/>
            <w:lang w:eastAsia="ja-JP"/>
            <w14:ligatures w14:val="standard"/>
          </w:rPr>
          <w:t>While o</w:t>
        </w:r>
      </w:ins>
      <w:del w:id="10" w:author="Pujan Joshi" w:date="2022-05-13T10:53:00Z">
        <w:r w:rsidR="007A2FFD" w:rsidRPr="001645E8" w:rsidDel="00571F19">
          <w:rPr>
            <w:rFonts w:ascii="Cambria Math" w:hAnsi="Cambria Math" w:cs="Linux Libertine"/>
            <w:bCs/>
            <w:iCs/>
            <w:szCs w:val="18"/>
            <w:lang w:eastAsia="ja-JP"/>
            <w14:ligatures w14:val="standard"/>
          </w:rPr>
          <w:delText>O</w:delText>
        </w:r>
      </w:del>
      <w:r w:rsidR="007A2FFD" w:rsidRPr="001645E8">
        <w:rPr>
          <w:rFonts w:ascii="Cambria Math" w:hAnsi="Cambria Math" w:cs="Linux Libertine"/>
          <w:bCs/>
          <w:iCs/>
          <w:szCs w:val="18"/>
          <w:lang w:eastAsia="ja-JP"/>
          <w14:ligatures w14:val="standard"/>
        </w:rPr>
        <w:t xml:space="preserve">ur literature survey </w:t>
      </w:r>
      <w:r w:rsidR="00D67DBA" w:rsidRPr="001645E8">
        <w:rPr>
          <w:rFonts w:ascii="Cambria Math" w:hAnsi="Cambria Math" w:cs="Linux Libertine"/>
          <w:bCs/>
          <w:iCs/>
          <w:szCs w:val="18"/>
          <w:lang w:eastAsia="ja-JP"/>
          <w14:ligatures w14:val="standard"/>
        </w:rPr>
        <w:t xml:space="preserve">revealed that all the </w:t>
      </w:r>
      <w:r w:rsidR="007821E6" w:rsidRPr="001645E8">
        <w:rPr>
          <w:rFonts w:ascii="Cambria Math" w:hAnsi="Cambria Math" w:cs="Linux Libertine"/>
          <w:bCs/>
          <w:iCs/>
          <w:szCs w:val="18"/>
          <w:lang w:eastAsia="ja-JP"/>
          <w14:ligatures w14:val="standard"/>
        </w:rPr>
        <w:t xml:space="preserve">identified ligand-receptor pairs are related </w:t>
      </w:r>
      <w:r w:rsidR="004174DF" w:rsidRPr="001645E8">
        <w:rPr>
          <w:rFonts w:ascii="Cambria Math" w:hAnsi="Cambria Math" w:cs="Linux Libertine"/>
          <w:bCs/>
          <w:iCs/>
          <w:szCs w:val="18"/>
          <w:lang w:eastAsia="ja-JP"/>
          <w14:ligatures w14:val="standard"/>
        </w:rPr>
        <w:t xml:space="preserve">to </w:t>
      </w:r>
      <w:r w:rsidR="007821E6" w:rsidRPr="001645E8">
        <w:rPr>
          <w:rFonts w:ascii="Cambria Math" w:hAnsi="Cambria Math" w:cs="Linux Libertine"/>
          <w:bCs/>
          <w:iCs/>
          <w:szCs w:val="18"/>
          <w:lang w:eastAsia="ja-JP"/>
          <w14:ligatures w14:val="standard"/>
        </w:rPr>
        <w:t>cell type</w:t>
      </w:r>
      <w:r w:rsidR="00007C6C" w:rsidRPr="001645E8">
        <w:rPr>
          <w:rFonts w:ascii="Cambria Math" w:hAnsi="Cambria Math" w:cs="Linux Libertine"/>
          <w:bCs/>
          <w:iCs/>
          <w:szCs w:val="18"/>
          <w:lang w:eastAsia="ja-JP"/>
          <w14:ligatures w14:val="standard"/>
        </w:rPr>
        <w:t>s</w:t>
      </w:r>
      <w:r w:rsidR="007821E6" w:rsidRPr="001645E8">
        <w:rPr>
          <w:rFonts w:ascii="Cambria Math" w:hAnsi="Cambria Math" w:cs="Linux Libertine"/>
          <w:bCs/>
          <w:iCs/>
          <w:szCs w:val="18"/>
          <w:lang w:eastAsia="ja-JP"/>
          <w14:ligatures w14:val="standard"/>
        </w:rPr>
        <w:t xml:space="preserve"> in bone marrow</w:t>
      </w:r>
      <w:r w:rsidR="004633E2" w:rsidRPr="001645E8">
        <w:rPr>
          <w:rFonts w:ascii="Cambria Math" w:hAnsi="Cambria Math" w:cs="Linux Libertine"/>
          <w:bCs/>
          <w:iCs/>
          <w:szCs w:val="18"/>
          <w:lang w:eastAsia="ja-JP"/>
          <w14:ligatures w14:val="standard"/>
        </w:rPr>
        <w:t xml:space="preserve">, </w:t>
      </w:r>
      <w:del w:id="11" w:author="Pujan Joshi" w:date="2022-05-13T10:53:00Z">
        <w:r w:rsidR="004633E2" w:rsidRPr="001645E8" w:rsidDel="00571F19">
          <w:rPr>
            <w:rFonts w:ascii="Cambria Math" w:hAnsi="Cambria Math" w:cs="Linux Libertine"/>
            <w:bCs/>
            <w:iCs/>
            <w:szCs w:val="18"/>
            <w:lang w:eastAsia="ja-JP"/>
            <w14:ligatures w14:val="standard"/>
          </w:rPr>
          <w:delText xml:space="preserve">but </w:delText>
        </w:r>
      </w:del>
      <w:r w:rsidR="004633E2" w:rsidRPr="001645E8">
        <w:rPr>
          <w:rFonts w:ascii="Cambria Math" w:hAnsi="Cambria Math" w:cs="Linux Libertine"/>
          <w:bCs/>
          <w:iCs/>
          <w:szCs w:val="18"/>
          <w:lang w:eastAsia="ja-JP"/>
          <w14:ligatures w14:val="standard"/>
        </w:rPr>
        <w:t xml:space="preserve">the </w:t>
      </w:r>
      <w:del w:id="12" w:author="Pujan Joshi" w:date="2022-05-13T10:54:00Z">
        <w:r w:rsidR="004633E2" w:rsidRPr="001645E8" w:rsidDel="00571F19">
          <w:rPr>
            <w:rFonts w:ascii="Cambria Math" w:hAnsi="Cambria Math" w:cs="Linux Libertine"/>
            <w:bCs/>
            <w:iCs/>
            <w:szCs w:val="18"/>
            <w:lang w:eastAsia="ja-JP"/>
            <w14:ligatures w14:val="standard"/>
          </w:rPr>
          <w:delText>discovered communication</w:delText>
        </w:r>
        <w:r w:rsidR="0082255F" w:rsidRPr="001645E8" w:rsidDel="00571F19">
          <w:rPr>
            <w:rFonts w:ascii="Cambria Math" w:hAnsi="Cambria Math" w:cs="Linux Libertine"/>
            <w:bCs/>
            <w:iCs/>
            <w:szCs w:val="18"/>
            <w:lang w:eastAsia="ja-JP"/>
            <w14:ligatures w14:val="standard"/>
          </w:rPr>
          <w:delText xml:space="preserve"> </w:delText>
        </w:r>
        <w:r w:rsidR="004633E2" w:rsidRPr="001645E8" w:rsidDel="00571F19">
          <w:rPr>
            <w:rFonts w:ascii="Cambria Math" w:hAnsi="Cambria Math" w:cs="Linux Libertine"/>
            <w:bCs/>
            <w:iCs/>
            <w:szCs w:val="18"/>
            <w:lang w:eastAsia="ja-JP"/>
            <w14:ligatures w14:val="standard"/>
          </w:rPr>
          <w:delText xml:space="preserve">among cell </w:delText>
        </w:r>
        <w:r w:rsidR="00B1109F" w:rsidRPr="001645E8" w:rsidDel="00571F19">
          <w:rPr>
            <w:rFonts w:ascii="Cambria Math" w:hAnsi="Cambria Math" w:cs="Linux Libertine"/>
            <w:bCs/>
            <w:iCs/>
            <w:szCs w:val="18"/>
            <w:lang w:eastAsia="ja-JP"/>
            <w14:ligatures w14:val="standard"/>
          </w:rPr>
          <w:delText>types</w:delText>
        </w:r>
      </w:del>
      <w:ins w:id="13" w:author="Pujan Joshi" w:date="2022-05-13T10:54:00Z">
        <w:r w:rsidR="00571F19" w:rsidRPr="001645E8">
          <w:rPr>
            <w:rFonts w:ascii="Cambria Math" w:hAnsi="Cambria Math" w:cs="Linux Libertine"/>
            <w:bCs/>
            <w:iCs/>
            <w:szCs w:val="18"/>
            <w:lang w:eastAsia="ja-JP"/>
            <w14:ligatures w14:val="standard"/>
          </w:rPr>
          <w:t>results</w:t>
        </w:r>
      </w:ins>
      <w:r w:rsidR="00B1109F" w:rsidRPr="001645E8">
        <w:rPr>
          <w:rFonts w:ascii="Cambria Math" w:hAnsi="Cambria Math" w:cs="Linux Libertine"/>
          <w:bCs/>
          <w:iCs/>
          <w:szCs w:val="18"/>
          <w:lang w:eastAsia="ja-JP"/>
          <w14:ligatures w14:val="standard"/>
        </w:rPr>
        <w:t xml:space="preserve"> </w:t>
      </w:r>
      <w:r w:rsidR="004633E2" w:rsidRPr="001645E8">
        <w:rPr>
          <w:rFonts w:ascii="Cambria Math" w:hAnsi="Cambria Math" w:cs="Linux Libertine"/>
          <w:bCs/>
          <w:iCs/>
          <w:szCs w:val="18"/>
          <w:lang w:eastAsia="ja-JP"/>
          <w14:ligatures w14:val="standard"/>
        </w:rPr>
        <w:t>merit wet</w:t>
      </w:r>
      <w:r w:rsidR="00D4415B" w:rsidRPr="001645E8">
        <w:rPr>
          <w:rFonts w:ascii="Cambria Math" w:hAnsi="Cambria Math" w:cs="Linux Libertine"/>
          <w:bCs/>
          <w:iCs/>
          <w:szCs w:val="18"/>
          <w:lang w:eastAsia="ja-JP"/>
          <w14:ligatures w14:val="standard"/>
        </w:rPr>
        <w:t>-</w:t>
      </w:r>
      <w:r w:rsidR="004633E2" w:rsidRPr="001645E8">
        <w:rPr>
          <w:rFonts w:ascii="Cambria Math" w:hAnsi="Cambria Math" w:cs="Linux Libertine"/>
          <w:bCs/>
          <w:iCs/>
          <w:szCs w:val="18"/>
          <w:lang w:eastAsia="ja-JP"/>
          <w14:ligatures w14:val="standard"/>
        </w:rPr>
        <w:t>lab experiments for validation</w:t>
      </w:r>
      <w:r w:rsidR="00A26CCA" w:rsidRPr="001645E8">
        <w:rPr>
          <w:rFonts w:ascii="Cambria Math" w:hAnsi="Cambria Math" w:cs="Linux Libertine"/>
          <w:bCs/>
          <w:iCs/>
          <w:szCs w:val="18"/>
          <w:lang w:eastAsia="ja-JP"/>
          <w14:ligatures w14:val="standard"/>
        </w:rPr>
        <w:t>.</w:t>
      </w:r>
      <w:r w:rsidR="007A6E3D" w:rsidRPr="001645E8">
        <w:rPr>
          <w:rFonts w:ascii="Cambria Math" w:hAnsi="Cambria Math" w:cs="Linux Libertine"/>
          <w:bCs/>
          <w:iCs/>
          <w:szCs w:val="18"/>
          <w:lang w:eastAsia="ja-JP"/>
          <w14:ligatures w14:val="standard"/>
        </w:rPr>
        <w:t xml:space="preserve"> </w:t>
      </w:r>
    </w:p>
    <w:p w14:paraId="0A64125E" w14:textId="77777777" w:rsidR="009F0009" w:rsidRPr="001645E8" w:rsidRDefault="009F0009" w:rsidP="009F0009">
      <w:pPr>
        <w:pStyle w:val="KeyWordHead"/>
        <w:rPr>
          <w:lang w:eastAsia="it-IT"/>
          <w14:ligatures w14:val="standard"/>
        </w:rPr>
      </w:pPr>
      <w:r w:rsidRPr="001645E8">
        <w:rPr>
          <w:lang w:eastAsia="it-IT"/>
          <w14:ligatures w14:val="standard"/>
        </w:rPr>
        <w:t>KEYWORDS</w:t>
      </w:r>
    </w:p>
    <w:p w14:paraId="3C216229" w14:textId="4D062CA3" w:rsidR="009F0009" w:rsidRPr="001645E8" w:rsidRDefault="00ED04B9" w:rsidP="009F0009">
      <w:pPr>
        <w:pStyle w:val="KeyWords"/>
        <w:rPr>
          <w:lang w:eastAsia="it-IT"/>
          <w14:ligatures w14:val="standard"/>
        </w:rPr>
      </w:pPr>
      <w:r w:rsidRPr="001645E8">
        <w:rPr>
          <w:lang w:eastAsia="it-IT"/>
          <w14:ligatures w14:val="standard"/>
        </w:rPr>
        <w:t>Cell communication</w:t>
      </w:r>
      <w:r w:rsidR="009F0009" w:rsidRPr="001645E8">
        <w:rPr>
          <w:lang w:eastAsia="it-IT"/>
          <w14:ligatures w14:val="standard"/>
        </w:rPr>
        <w:t xml:space="preserve">, </w:t>
      </w:r>
      <w:r w:rsidR="00F26DFB" w:rsidRPr="001645E8">
        <w:rPr>
          <w:lang w:eastAsia="it-IT"/>
          <w14:ligatures w14:val="standard"/>
        </w:rPr>
        <w:t>Topology and route</w:t>
      </w:r>
      <w:r w:rsidR="00711431" w:rsidRPr="001645E8">
        <w:rPr>
          <w:lang w:eastAsia="it-IT"/>
          <w14:ligatures w14:val="standard"/>
        </w:rPr>
        <w:t>-</w:t>
      </w:r>
      <w:r w:rsidR="00AE2E3D" w:rsidRPr="001645E8">
        <w:rPr>
          <w:lang w:eastAsia="it-IT"/>
          <w14:ligatures w14:val="standard"/>
        </w:rPr>
        <w:t>based pathway analysi</w:t>
      </w:r>
      <w:r w:rsidR="003C5458" w:rsidRPr="001645E8">
        <w:rPr>
          <w:lang w:eastAsia="it-IT"/>
          <w14:ligatures w14:val="standard"/>
        </w:rPr>
        <w:t>s</w:t>
      </w:r>
      <w:r w:rsidR="009F0009" w:rsidRPr="001645E8">
        <w:rPr>
          <w:lang w:eastAsia="it-IT"/>
          <w14:ligatures w14:val="standard"/>
        </w:rPr>
        <w:t xml:space="preserve">, </w:t>
      </w:r>
      <w:r w:rsidR="003D2AD8" w:rsidRPr="001645E8">
        <w:rPr>
          <w:lang w:eastAsia="it-IT"/>
          <w14:ligatures w14:val="standard"/>
        </w:rPr>
        <w:t>Bone marrow</w:t>
      </w:r>
      <w:r w:rsidR="009F0009" w:rsidRPr="001645E8">
        <w:rPr>
          <w:lang w:eastAsia="it-IT"/>
          <w14:ligatures w14:val="standard"/>
        </w:rPr>
        <w:t xml:space="preserve">, </w:t>
      </w:r>
      <w:r w:rsidR="00761FAA" w:rsidRPr="001645E8">
        <w:rPr>
          <w:lang w:eastAsia="it-IT"/>
          <w14:ligatures w14:val="standard"/>
        </w:rPr>
        <w:t>Single cell RNA seq</w:t>
      </w:r>
    </w:p>
    <w:p w14:paraId="0411E00D" w14:textId="561C1AD4" w:rsidR="004905A5" w:rsidRPr="001645E8" w:rsidRDefault="004905A5" w:rsidP="00EB656D">
      <w:pPr>
        <w:pStyle w:val="Head1"/>
      </w:pPr>
      <w:r w:rsidRPr="001645E8">
        <w:rPr>
          <w:rStyle w:val="Label"/>
          <w14:ligatures w14:val="standard"/>
        </w:rPr>
        <w:t>1</w:t>
      </w:r>
      <w:r w:rsidRPr="001645E8">
        <w:t> </w:t>
      </w:r>
      <w:r w:rsidRPr="001645E8">
        <w:t xml:space="preserve">Introduction </w:t>
      </w:r>
    </w:p>
    <w:p w14:paraId="7DBFB1C9" w14:textId="75433FE9" w:rsidR="00EB656D" w:rsidRPr="002B0C0F" w:rsidRDefault="00EB656D" w:rsidP="002B0C0F">
      <w:pPr>
        <w:pStyle w:val="AbsHead"/>
      </w:pPr>
      <w:r w:rsidRPr="002B0C0F">
        <w:t xml:space="preserve">Complex intercellular responses start with binding of a ligand to its cognate receptor to activate specific cell signaling </w:t>
      </w:r>
      <w:r w:rsidRPr="002B0C0F">
        <w:t xml:space="preserve">pathways. 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scRNA-seq data, several methods have been developed to infer ligand-receptor pair communications between two cell types. Skelly et al. </w:t>
      </w:r>
      <w:r w:rsidRPr="002B0C0F">
        <w:fldChar w:fldCharType="begin" w:fldLock="1"/>
      </w:r>
      <w:r w:rsidRPr="002B0C0F">
        <w:instrText>ADDIN CSL_CITATION {"citationItems":[{"id":"ITEM-1","itemData":{"DOI":"10.1016/J.CELREP.2017.12.072","ISSN":"2211-1247","PMID":"29346760","abstract":"Characterization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types.","author":[{"dropping-particle":"","family":"Skelly","given":"Daniel A.","non-dropping-particle":"","parse-names":false,"suffix":""},{"dropping-particle":"","family":"Squiers","given":"Galen T.","non-dropping-particle":"","parse-names":false,"suffix":""},{"dropping-particle":"","family":"McLellan","given":"Micheal A.","non-dropping-particle":"","parse-names":false,"suffix":""},{"dropping-particle":"","family":"Bolisetty","given":"Mohan T.","non-dropping-particle":"","parse-names":false,"suffix":""},{"dropping-particle":"","family":"Robson","given":"Paul","non-dropping-particle":"","parse-names":false,"suffix":""},{"dropping-particle":"","family":"Rosenthal","given":"Nadia A.","non-dropping-particle":"","parse-names":false,"suffix":""},{"dropping-particle":"","family":"Pinto","given":"Alexander R.","non-dropping-particle":"","parse-names":false,"suffix":""}],"container-title":"Cell Reports","id":"ITEM-1","issue":"3","issued":{"date-parts":[["2018","1","16"]]},"page":"600-610","publisher":"Cell Press","title":"Single-Cell Transcriptional Profiling Reveals Cellular Diversity and Intercommunication in the Mouse Heart","type":"article-journal","volume":"22"},"uris":["http://www.mendeley.com/documents/?uuid=35fb4d5e-25d0-3367-9bd4-1798b33176ca"]}],"mendeley":{"formattedCitation":"[1]","plainTextFormattedCitation":"[1]","previouslyFormattedCitation":"[1]"},"properties":{"noteIndex":0},"schema":"https://github.com/citation-style-language/schema/raw/master/csl-citation.json"}</w:instrText>
      </w:r>
      <w:r w:rsidRPr="002B0C0F">
        <w:fldChar w:fldCharType="separate"/>
      </w:r>
      <w:r w:rsidRPr="002B0C0F">
        <w:t>[1]</w:t>
      </w:r>
      <w:r w:rsidRPr="002B0C0F">
        <w:fldChar w:fldCharType="end"/>
      </w:r>
      <w:r w:rsidRPr="002B0C0F">
        <w:t xml:space="preserve"> and Kumar et al. </w:t>
      </w:r>
      <w:r w:rsidRPr="002B0C0F">
        <w:fldChar w:fldCharType="begin" w:fldLock="1"/>
      </w:r>
      <w:r w:rsidRPr="002B0C0F">
        <w:instrText>ADDIN CSL_CITATION {"citationItems":[{"id":"ITEM-1","itemData":{"DOI":"10.1016/J.CELREP.2018.10.047","ISSN":"2211-1247","PMID":"30404002","abstract":"Tumor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modeling.","author":[{"dropping-particle":"","family":"Kumar","given":"Manu P.","non-dropping-particle":"","parse-names":false,"suffix":""},{"dropping-particle":"","family":"Du","given":"Jinyan","non-dropping-particle":"","parse-names":false,"suffix":""},{"dropping-particle":"","family":"Lagoudas","given":"Georgia","non-dropping-particle":"","parse-names":false,"suffix":""},{"dropping-particle":"","family":"Jiao","given":"Yang","non-dropping-particle":"","parse-names":false,"suffix":""},{"dropping-particle":"","family":"Sawyer","given":"Andrew","non-dropping-particle":"","parse-names":false,"suffix":""},{"dropping-particle":"","family":"Drummond","given":"Daryl C.","non-dropping-particle":"","parse-names":false,"suffix":""},{"dropping-particle":"","family":"Lauffenburger","given":"Douglas A.","non-dropping-particle":"","parse-names":false,"suffix":""},{"dropping-particle":"","family":"Raue","given":"Andreas","non-dropping-particle":"","parse-names":false,"suffix":""}],"container-title":"Cell Reports","id":"ITEM-1","issue":"6","issued":{"date-parts":[["2018","11","6"]]},"page":"1458-1468.e4","publisher":"Cell Press","title":"Analysis of Single-Cell RNA-Seq Identifies Cell-Cell Communication Associated with Tumor Characteristics","type":"article-journal","volume":"25"},"uris":["http://www.mendeley.com/documents/?uuid=d142677d-3b25-30e7-a9e1-c8ffc56e2f08"]}],"mendeley":{"formattedCitation":"[2]","plainTextFormattedCitation":"[2]","previouslyFormattedCitation":"[2]"},"properties":{"noteIndex":0},"schema":"https://github.com/citation-style-language/schema/raw/master/csl-citation.json"}</w:instrText>
      </w:r>
      <w:r w:rsidRPr="002B0C0F">
        <w:fldChar w:fldCharType="separate"/>
      </w:r>
      <w:r w:rsidRPr="002B0C0F">
        <w:t>[2]</w:t>
      </w:r>
      <w:r w:rsidRPr="002B0C0F">
        <w:fldChar w:fldCharType="end"/>
      </w:r>
      <w:r w:rsidRPr="002B0C0F">
        <w:t xml:space="preserve"> predict ligand-receptor pairs if the two genes are highly expressed in the two respective cell types. Zhou et al. </w:t>
      </w:r>
      <w:r w:rsidRPr="002B0C0F">
        <w:fldChar w:fldCharType="begin" w:fldLock="1"/>
      </w:r>
      <w:r w:rsidRPr="002B0C0F">
        <w:instrText>ADDIN CSL_CITATION {"citationItems":[{"id":"ITEM-1","itemData":{"DOI":"10.1038/s41598-017-09307-w","ISSN":"2045-2322","PMID":"28821810","abstract":"Many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prognosis.","author":[{"dropping-particle":"","family":"Zhou","given":"Joseph X.","non-dropping-particle":"","parse-names":false,"suffix":""},{"dropping-particle":"","family":"Taramelli","given":"Roberto","non-dropping-particle":"","parse-names":false,"suffix":""},{"dropping-particle":"","family":"Pedrini","given":"Edoardo","non-dropping-particle":"","parse-names":false,"suffix":""},{"dropping-particle":"","family":"Knijnenburg","given":"Theo","non-dropping-particle":"","parse-names":false,"suffix":""},{"dropping-particle":"","family":"Huang","given":"Sui","non-dropping-particle":"","parse-names":false,"suffix":""}],"container-title":"Scientific Reports 2017 7:1","id":"ITEM-1","issue":"1","issued":{"date-parts":[["2017","8","18"]]},"page":"1-15","publisher":"Nature Publishing Group","title":"Extracting Intercellular Signaling Network of Cancer Tissues using Ligand-Receptor Expression Patterns from Whole-tumor and Single-cell Transcriptomes","type":"article-journal","volume":"7"},"uris":["http://www.mendeley.com/documents/?uuid=c99af980-cc90-3f1e-a9dd-06bbcebf3e07"]}],"mendeley":{"formattedCitation":"[3]","plainTextFormattedCitation":"[3]","previouslyFormattedCitation":"[3]"},"properties":{"noteIndex":0},"schema":"https://github.com/citation-style-language/schema/raw/master/csl-citation.json"}</w:instrText>
      </w:r>
      <w:r w:rsidRPr="002B0C0F">
        <w:fldChar w:fldCharType="separate"/>
      </w:r>
      <w:r w:rsidRPr="002B0C0F">
        <w:t>[3]</w:t>
      </w:r>
      <w:r w:rsidRPr="002B0C0F">
        <w:fldChar w:fldCharType="end"/>
      </w:r>
      <w:r w:rsidRPr="002B0C0F">
        <w:t xml:space="preserve"> and Vento-</w:t>
      </w:r>
      <w:proofErr w:type="spellStart"/>
      <w:r w:rsidRPr="002B0C0F">
        <w:t>Tormo</w:t>
      </w:r>
      <w:proofErr w:type="spellEnd"/>
      <w:r w:rsidRPr="002B0C0F">
        <w:t xml:space="preserve"> et al. </w:t>
      </w:r>
      <w:r w:rsidRPr="002B0C0F">
        <w:fldChar w:fldCharType="begin" w:fldLock="1"/>
      </w:r>
      <w:r w:rsidRPr="002B0C0F">
        <w:instrText>ADDIN CSL_CITATION {"citationItems":[{"id":"ITEM-1","itemData":{"DOI":"10.1038/s41586-018-0698-6","ISSN":"1476-4687","PMID":"30429548","abstract":"During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author":[{"dropping-particle":"","family":"Vento-Tormo","given":"Roser","non-dropping-particle":"","parse-names":false,"suffix":""},{"dropping-particle":"","family":"Efremova","given":"Mirjana","non-dropping-particle":"","parse-names":false,"suffix":""},{"dropping-particle":"","family":"Botting","given":"Rachel A.","non-dropping-particle":"","parse-names":false,"suffix":""},{"dropping-particle":"","family":"Turco","given":"Margherita Y.","non-dropping-particle":"","parse-names":false,"suffix":""},{"dropping-particle":"","family":"Vento-Tormo","given":"Miquel","non-dropping-particle":"","parse-names":false,"suffix":""},{"dropping-particle":"","family":"Meyer","given":"Kerstin B.","non-dropping-particle":"","parse-names":false,"suffix":""},{"dropping-particle":"","family":"Park","given":"Jong Eun","non-dropping-particle":"","parse-names":false,"suffix":""},{"dropping-particle":"","family":"Stephenson","given":"Emily","non-dropping-particle":"","parse-names":false,"suffix":""},{"dropping-particle":"","family":"Polański","given":"Krzysztof","non-dropping-particle":"","parse-names":false,"suffix":""},{"dropping-particle":"","family":"Goncalves","given":"Angela","non-dropping-particle":"","parse-names":false,"suffix":""},{"dropping-particle":"","family":"Gardner","given":"Lucy","non-dropping-particle":"","parse-names":false,"suffix":""},{"dropping-particle":"","family":"Holmqvist","given":"Staffan","non-dropping-particle":"","parse-names":false,"suffix":""},{"dropping-particle":"","family":"Henriksson","given":"Johan","non-dropping-particle":"","parse-names":false,"suffix":""},{"dropping-particle":"","family":"Zou","given":"Angela","non-dropping-particle":"","parse-names":false,"suffix":""},{"dropping-particle":"","family":"Sharkey","given":"Andrew M.","non-dropping-particle":"","parse-names":false,"suffix":""},{"dropping-particle":"","family":"Millar","given":"Ben","non-dropping-particle":"","parse-names":false,"suffix":""},{"dropping-particle":"","family":"Innes","given":"Barbara","non-dropping-particle":"","parse-names":false,"suffix":""},{"dropping-particle":"","family":"Wood","given":"Laura","non-dropping-particle":"","parse-names":false,"suffix":""},{"dropping-particle":"","family":"Wilbrey-Clark","given":"Anna","non-dropping-particle":"","parse-names":false,"suffix":""},{"dropping-particle":"","family":"Payne","given":"Rebecca P.","non-dropping-particle":"","parse-names":false,"suffix":""},{"dropping-particle":"","family":"Ivarsson","given":"Martin A.","non-dropping-particle":"","parse-names":false,"suffix":""},{"dropping-particle":"","family":"Lisgo","given":"Steve","non-dropping-particle":"","parse-names":false,"suffix":""},{"dropping-particle":"","family":"Filby","given":"Andrew","non-dropping-particle":"","parse-names":false,"suffix":""},{"dropping-particle":"","family":"Rowitch","given":"David H.","non-dropping-particle":"","parse-names":false,"suffix":""},{"dropping-particle":"","family":"Bulmer","given":"Judith N.","non-dropping-particle":"","parse-names":false,"suffix":""},{"dropping-particle":"","family":"Wright","given":"Gavin J.","non-dropping-particle":"","parse-names":false,"suffix":""},{"dropping-particle":"","family":"Stubbington","given":"Michael J.T.","non-dropping-particle":"","parse-names":false,"suffix":""},{"dropping-particle":"","family":"Haniffa","given":"Muzlifah","non-dropping-particle":"","parse-names":false,"suffix":""},{"dropping-particle":"","family":"Moffett","given":"Ashley","non-dropping-particle":"","parse-names":false,"suffix":""},{"dropping-particle":"","family":"Teichmann","given":"Sarah A.","non-dropping-particle":"","parse-names":false,"suffix":""}],"container-title":"Nature 2018 563:7731","id":"ITEM-1","issue":"7731","issued":{"date-parts":[["2018","11","14"]]},"page":"347-353","publisher":"Nature Publishing Group","title":"Single-cell reconstruction of the early maternal–fetal interface in humans","type":"article-journal","volume":"563"},"uris":["http://www.mendeley.com/documents/?uuid=9d90774c-7c45-3ccf-90f4-888e6008562b"]}],"mendeley":{"formattedCitation":"[4]","plainTextFormattedCitation":"[4]","previouslyFormattedCitation":"[4]"},"properties":{"noteIndex":0},"schema":"https://github.com/citation-style-language/schema/raw/master/csl-citation.json"}</w:instrText>
      </w:r>
      <w:r w:rsidRPr="002B0C0F">
        <w:fldChar w:fldCharType="separate"/>
      </w:r>
      <w:r w:rsidRPr="002B0C0F">
        <w:t>[4]</w:t>
      </w:r>
      <w:r w:rsidRPr="002B0C0F">
        <w:fldChar w:fldCharType="end"/>
      </w:r>
      <w:r w:rsidRPr="002B0C0F">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r w:rsidRPr="002B0C0F">
        <w:fldChar w:fldCharType="begin" w:fldLock="1"/>
      </w:r>
      <w:r w:rsidRPr="002B0C0F">
        <w:instrText>ADDIN CSL_CITATION {"citationItems":[{"id":"ITEM-1","itemData":{"DOI":"10.1016/J.COISB.2016.12.003","ISSN":"2452-3100","abstract":"Animal cells use a conserved repertoire of intercellular signaling pathways to communicate with one another. These pathways are well-studied from a molecular point of view. However, we often lack an \"operational\"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view.","author":[{"dropping-particle":"","family":"Antebi","given":"Yaron E.","non-dropping-particle":"","parse-names":false,"suffix":""},{"dropping-particle":"","family":"Nandagopal","given":"Nagarajan","non-dropping-particle":"","parse-names":false,"suffix":""},{"dropping-particle":"","family":"Elowitz","given":"Michael B.","non-dropping-particle":"","parse-names":false,"suffix":""}],"container-title":"Current Opinion in Systems Biology","id":"ITEM-1","issued":{"date-parts":[["2017","2","1"]]},"page":"16-24","publisher":"Elsevier","title":"An operational view of intercellular signaling pathways","type":"article-journal","volume":"1"},"uris":["http://www.mendeley.com/documents/?uuid=8e87d873-69b0-300a-87c5-c710e0ff3070"]},{"id":"ITEM-2","itemData":{"DOI":"10.1016/J.CELS.2017.10.015","ISSN":"2405-4712","PMID":"29199019","abstract":"Cellular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author":[{"dropping-particle":"","family":"Billmann","given":"Maximilian","non-dropping-particle":"","parse-names":false,"suffix":""},{"dropping-particle":"","family":"Chaudhary","given":"Varun","non-dropping-particle":"","parse-names":false,"suffix":""},{"dropping-particle":"","family":"ElMaghraby","given":"Mostafa F.","non-dropping-particle":"","parse-names":false,"suffix":""},{"dropping-particle":"","family":"Fischer","given":"Bernd","non-dropping-particle":"","parse-names":false,"suffix":""},{"dropping-particle":"","family":"Boutros","given":"Michael","non-dropping-particle":"","parse-names":false,"suffix":""}],"container-title":"Cell Systems","id":"ITEM-2","issue":"1","issued":{"date-parts":[["2018","1","24"]]},"page":"52-64.e4","publisher":"Cell Press","title":"Widespread Rewiring of Genetic Networks upon Cancer Signaling Pathway Activation","type":"article-journal","volume":"6"},"uris":["http://www.mendeley.com/documents/?uuid=4db6be5f-1dfa-3bc1-944c-6b3662c803df"]}],"mendeley":{"formattedCitation":"[5], [6]","plainTextFormattedCitation":"[5], [6]","previouslyFormattedCitation":"[5], [6]"},"properties":{"noteIndex":0},"schema":"https://github.com/citation-style-language/schema/raw/master/csl-citation.json"}</w:instrText>
      </w:r>
      <w:r w:rsidRPr="002B0C0F">
        <w:fldChar w:fldCharType="separate"/>
      </w:r>
      <w:r w:rsidRPr="002B0C0F">
        <w:t>[5]</w:t>
      </w:r>
      <w:del w:id="14" w:author="Pujan Joshi" w:date="2022-05-13T10:57:00Z">
        <w:r w:rsidRPr="002B0C0F" w:rsidDel="007E6EA0">
          <w:delText xml:space="preserve">, </w:delText>
        </w:r>
      </w:del>
      <w:r w:rsidRPr="002B0C0F">
        <w:t>[6]</w:t>
      </w:r>
      <w:r w:rsidRPr="002B0C0F">
        <w:fldChar w:fldCharType="end"/>
      </w:r>
      <w:r w:rsidRPr="002B0C0F">
        <w:t xml:space="preserve">. </w:t>
      </w:r>
      <w:r w:rsidR="00A4790F" w:rsidRPr="002B0C0F">
        <w:t>Coming forward</w:t>
      </w:r>
      <w:r w:rsidRPr="002B0C0F">
        <w:t xml:space="preserve">, </w:t>
      </w:r>
      <w:proofErr w:type="spellStart"/>
      <w:r w:rsidRPr="002B0C0F">
        <w:t>SoptSC</w:t>
      </w:r>
      <w:proofErr w:type="spellEnd"/>
      <w:r w:rsidRPr="002B0C0F">
        <w:t xml:space="preserve"> from Wang et al. </w:t>
      </w:r>
      <w:r w:rsidRPr="002B0C0F">
        <w:fldChar w:fldCharType="begin" w:fldLock="1"/>
      </w:r>
      <w:r w:rsidRPr="002B0C0F">
        <w:instrText>ADDIN CSL_CITATION {"citationItems":[{"id":"ITEM-1","itemData":{"DOI":"10.1093/NAR/GKZ204","ISSN":"0305-1048","PMID":"30923815","abstract":"The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author":[{"dropping-particle":"","family":"Wang","given":"Shuxiong","non-dropping-particle":"","parse-names":false,"suffix":""},{"dropping-particle":"","family":"Karikomi","given":"Matthew","non-dropping-particle":"","parse-names":false,"suffix":""},{"dropping-particle":"","family":"Maclean","given":"Adam L.","non-dropping-particle":"","parse-names":false,"suffix":""},{"dropping-particle":"","family":"Nie","given":"Qing","non-dropping-particle":"","parse-names":false,"suffix":""}],"container-title":"Nucleic Acids Research","id":"ITEM-1","issue":"11","issued":{"date-parts":[["2019","6","20"]]},"page":"e66-e66","publisher":"Oxford Academic","title":"Cell lineage and communication network inference via optimization for single-cell transcriptomics","type":"article-journal","volume":"47"},"uris":["http://www.mendeley.com/documents/?uuid=641faf83-0541-39ca-8025-348b751b0db4"]}],"mendeley":{"formattedCitation":"[7]","plainTextFormattedCitation":"[7]","previouslyFormattedCitation":"[7]"},"properties":{"noteIndex":0},"schema":"https://github.com/citation-style-language/schema/raw/master/csl-citation.json"}</w:instrText>
      </w:r>
      <w:r w:rsidRPr="002B0C0F">
        <w:fldChar w:fldCharType="separate"/>
      </w:r>
      <w:r w:rsidRPr="002B0C0F">
        <w:t>[7]</w:t>
      </w:r>
      <w:r w:rsidRPr="002B0C0F">
        <w:fldChar w:fldCharType="end"/>
      </w:r>
      <w:r w:rsidRPr="002B0C0F">
        <w:t xml:space="preserve"> and </w:t>
      </w:r>
      <w:proofErr w:type="spellStart"/>
      <w:r w:rsidRPr="002B0C0F">
        <w:t>NicheNet</w:t>
      </w:r>
      <w:proofErr w:type="spellEnd"/>
      <w:r w:rsidRPr="002B0C0F">
        <w:t xml:space="preserve"> from </w:t>
      </w:r>
      <w:proofErr w:type="spellStart"/>
      <w:r w:rsidRPr="002B0C0F">
        <w:t>Browaeys</w:t>
      </w:r>
      <w:proofErr w:type="spellEnd"/>
      <w:r w:rsidRPr="002B0C0F">
        <w:t xml:space="preserve"> et al. </w:t>
      </w:r>
      <w:r w:rsidRPr="002B0C0F">
        <w:fldChar w:fldCharType="begin" w:fldLock="1"/>
      </w:r>
      <w:r w:rsidRPr="002B0C0F">
        <w:instrText>ADDIN CSL_CITATION {"citationItems":[{"id":"ITEM-1","itemData":{"DOI":"10.1038/s41592-019-0667-5","ISSN":"1548-7105","PMID":"31819264","abstract":"Computational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author":[{"dropping-particle":"","family":"Browaeys","given":"Robin","non-dropping-particle":"","parse-names":false,"suffix":""},{"dropping-particle":"","family":"Saelens","given":"Wouter","non-dropping-particle":"","parse-names":false,"suffix":""},{"dropping-particle":"","family":"Saeys","given":"Yvan","non-dropping-particle":"","parse-names":false,"suffix":""}],"container-title":"Nature Methods 2019 17:2","id":"ITEM-1","issue":"2","issued":{"date-parts":[["2019","12","9"]]},"page":"159-162","publisher":"Nature Publishing Group","title":"NicheNet: modeling intercellular communication by linking ligands to target genes","type":"article-journal","volume":"17"},"uris":["http://www.mendeley.com/documents/?uuid=5b4d90df-5952-3b41-ba53-fa4a5a6401fb"]}],"mendeley":{"formattedCitation":"[8]","plainTextFormattedCitation":"[8]","previouslyFormattedCitation":"[8]"},"properties":{"noteIndex":0},"schema":"https://github.com/citation-style-language/schema/raw/master/csl-citation.json"}</w:instrText>
      </w:r>
      <w:r w:rsidRPr="002B0C0F">
        <w:fldChar w:fldCharType="separate"/>
      </w:r>
      <w:r w:rsidRPr="002B0C0F">
        <w:t>[8]</w:t>
      </w:r>
      <w:r w:rsidRPr="002B0C0F">
        <w:fldChar w:fldCharType="end"/>
      </w:r>
      <w:r w:rsidRPr="002B0C0F">
        <w:t xml:space="preserve"> identify both ligand-receptor pairs and genes downstream of them. Hu et al </w:t>
      </w:r>
      <w:r w:rsidRPr="002B0C0F">
        <w:fldChar w:fldCharType="begin" w:fldLock="1"/>
      </w:r>
      <w:r w:rsidRPr="002B0C0F">
        <w:instrText>ADDIN CSL_CITATION {"citationItems":[{"id":"ITEM-1","itemData":{"DOI":"10.1126/SCIADV.ABF1356/SUPPL_FILE/ABF1356_TABLE_S6.XLSX","ISSN":"23752548","PMID":"33853780","abstract":"Single-cell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author":[{"dropping-particle":"","family":"Hu","given":"Yuxuan","non-dropping-particle":"","parse-names":false,"suffix":""},{"dropping-particle":"","family":"Peng","given":"Tao","non-dropping-particle":"","parse-names":false,"suffix":""},{"dropping-particle":"","family":"Gao","given":"Lin","non-dropping-particle":"","parse-names":false,"suffix":""},{"dropping-particle":"","family":"Tan","given":"Kai","non-dropping-particle":"","parse-names":false,"suffix":""}],"container-title":"Science Advances","id":"ITEM-1","issue":"16","issued":{"date-parts":[["2021","4","14"]]},"publisher":"American Association for the Advancement of Science","title":"CytoTalk: De novo construction of signal transduction networks using single-cell transcriptomic data","type":"article-journal","volume":"7"},"uris":["http://www.mendeley.com/documents/?uuid=51544a2d-911d-3ca6-bf34-3a4199a836dd"]}],"mendeley":{"formattedCitation":"[9]","plainTextFormattedCitation":"[9]","previouslyFormattedCitation":"[9]"},"properties":{"noteIndex":0},"schema":"https://github.com/citation-style-language/schema/raw/master/csl-citation.json"}</w:instrText>
      </w:r>
      <w:r w:rsidRPr="002B0C0F">
        <w:fldChar w:fldCharType="separate"/>
      </w:r>
      <w:r w:rsidRPr="002B0C0F">
        <w:t>[9]</w:t>
      </w:r>
      <w:r w:rsidRPr="002B0C0F">
        <w:fldChar w:fldCharType="end"/>
      </w:r>
      <w:r w:rsidRPr="002B0C0F">
        <w:t xml:space="preserve"> proposed a method, called </w:t>
      </w:r>
      <w:proofErr w:type="spellStart"/>
      <w:r w:rsidRPr="002B0C0F">
        <w:t>CytoTalk</w:t>
      </w:r>
      <w:proofErr w:type="spellEnd"/>
      <w:r w:rsidRPr="002B0C0F">
        <w:t xml:space="preserve">, to generate a signal transduction network using single-cell transcriptomic data.  </w:t>
      </w:r>
    </w:p>
    <w:p w14:paraId="10EF167B" w14:textId="21D5367F" w:rsidR="00921CC0" w:rsidRPr="002B0C0F" w:rsidRDefault="00EB656D" w:rsidP="002B0C0F">
      <w:pPr>
        <w:pStyle w:val="AbsHead"/>
      </w:pPr>
      <w:r w:rsidRPr="002B0C0F">
        <w:t>With the advent of topology-based pathway analysis, a particular kind, namely route-based, has shown great promise by considering gene-gene regulatory relationships in certain portions or routes of pathways. In our previous work, we analyzed TCG</w:t>
      </w:r>
      <w:r w:rsidR="008154D0" w:rsidRPr="002B0C0F">
        <w:t xml:space="preserve">A </w:t>
      </w:r>
      <w:commentRangeStart w:id="15"/>
      <w:r w:rsidR="008154D0" w:rsidRPr="002B0C0F">
        <w:t>( </w:t>
      </w:r>
      <w:hyperlink r:id="rId14" w:history="1">
        <w:r w:rsidR="008154D0" w:rsidRPr="002B0C0F">
          <w:t>https://www.cancer.gov/tcga</w:t>
        </w:r>
      </w:hyperlink>
      <w:r w:rsidR="008154D0" w:rsidRPr="002B0C0F">
        <w:t>)</w:t>
      </w:r>
      <w:r w:rsidR="00EC2662" w:rsidRPr="002B0C0F">
        <w:t xml:space="preserve"> </w:t>
      </w:r>
      <w:commentRangeEnd w:id="15"/>
      <w:r w:rsidR="007E6EA0" w:rsidRPr="001645E8">
        <w:rPr>
          <w:rStyle w:val="CommentReference"/>
          <w:rFonts w:ascii="Linux Libertine" w:hAnsi="Linux Libertine" w:cstheme="minorBidi"/>
          <w:bCs w:val="0"/>
          <w:iCs w:val="0"/>
          <w:lang w:val="en-US" w:eastAsia="en-US"/>
          <w14:ligatures w14:val="none"/>
        </w:rPr>
        <w:commentReference w:id="15"/>
      </w:r>
      <w:r w:rsidRPr="002B0C0F">
        <w:t xml:space="preserve">dataset to demonstrate the strength of route-based pathway analysis by identifying and scoring transcription factor (TF)-centric routes in pathways </w:t>
      </w:r>
      <w:r w:rsidRPr="002B0C0F">
        <w:fldChar w:fldCharType="begin" w:fldLock="1"/>
      </w:r>
      <w:r w:rsidRPr="002B0C0F">
        <w:instrText>ADDIN CSL_CITATION {"citationItems":[{"id":"ITEM-1","itemData":{"DOI":"10.1016/J.YMETH.2021.10.002","ISSN":"1046-2023","abstract":"Pathway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author":[{"dropping-particle":"","family":"Joshi","given":"Pujan","non-dropping-particle":"","parse-names":false,"suffix":""},{"dropping-particle":"","family":"Basso","given":"Brent","non-dropping-particle":"","parse-names":false,"suffix":""},{"dropping-particle":"","family":"Wang","given":"Honglin","non-dropping-particle":"","parse-names":false,"suffix":""},{"dropping-particle":"","family":"Hong","given":"Seung Hyun","non-dropping-particle":"","parse-names":false,"suffix":""},{"dropping-particle":"","family":"Giardina","given":"Charles","non-dropping-particle":"","parse-names":false,"suffix":""},{"dropping-particle":"","family":"Shin","given":"Dong Guk","non-dropping-particle":"","parse-names":false,"suffix":""}],"container-title":"Methods","id":"ITEM-1","issued":{"date-parts":[["2021","10","7"]]},"publisher":"Academic Press","title":"rPAC: Route based pathway analysis for cohorts of gene expression data sets","type":"article-journal"},"uris":["http://www.mendeley.com/documents/?uuid=f38ce23d-d673-3965-900e-513236e5d87d"]}],"mendeley":{"formattedCitation":"[10]","plainTextFormattedCitation":"[10]","previouslyFormattedCitation":"[10]"},"properties":{"noteIndex":0},"schema":"https://github.com/citation-style-language/schema/raw/master/csl-citation.json"}</w:instrText>
      </w:r>
      <w:r w:rsidRPr="002B0C0F">
        <w:fldChar w:fldCharType="separate"/>
      </w:r>
      <w:r w:rsidRPr="002B0C0F">
        <w:t>[10]</w:t>
      </w:r>
      <w:r w:rsidRPr="002B0C0F">
        <w:fldChar w:fldCharType="end"/>
      </w:r>
      <w:r w:rsidRPr="002B0C0F">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w:t>
      </w:r>
      <w:r w:rsidR="008154D0" w:rsidRPr="002B0C0F">
        <w:t xml:space="preserve">However, the existing gene signaling pathway databases have a limited annotations </w:t>
      </w:r>
      <w:r w:rsidR="003653C7" w:rsidRPr="002B0C0F">
        <w:t>on</w:t>
      </w:r>
      <w:r w:rsidR="008154D0" w:rsidRPr="002B0C0F">
        <w:t xml:space="preserve"> the ligand-receptor pairs which is the key to analyzing cell type communications.</w:t>
      </w:r>
      <w:r w:rsidR="006E5347" w:rsidRPr="002B0C0F">
        <w:t xml:space="preserve"> Another databases like </w:t>
      </w:r>
      <w:proofErr w:type="spellStart"/>
      <w:r w:rsidR="006E5347" w:rsidRPr="002B0C0F">
        <w:t>CellChat</w:t>
      </w:r>
      <w:proofErr w:type="spellEnd"/>
      <w:r w:rsidR="006E5347" w:rsidRPr="002B0C0F">
        <w:fldChar w:fldCharType="begin" w:fldLock="1"/>
      </w:r>
      <w:r w:rsidR="00AD2DE9" w:rsidRPr="002B0C0F">
        <w:instrText>ADDIN CSL_CITATION {"citationItems":[{"id":"ITEM-1","itemData":{"DOI":"10.1038/s41467-021-21246-9","ISSN":"2041-1723","PMID":"33597522","abstract":"Understanding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way.","author":[{"dropping-particle":"","family":"Jin","given":"Suoqin","non-dropping-particle":"","parse-names":false,"suffix":""},{"dropping-particle":"","family":"Guerrero-Juarez","given":"Christian F.","non-dropping-particle":"","parse-names":false,"suffix":""},{"dropping-particle":"","family":"Zhang","given":"Lihua","non-dropping-particle":"","parse-names":false,"suffix":""},{"dropping-particle":"","family":"Chang","given":"Ivan","non-dropping-particle":"","parse-names":false,"suffix":""},{"dropping-particle":"","family":"Ramos","given":"Raul","non-dropping-particle":"","parse-names":false,"suffix":""},{"dropping-particle":"","family":"Kuan","given":"Chen Hsiang","non-dropping-particle":"","parse-names":false,"suffix":""},{"dropping-particle":"","family":"Myung","given":"Peggy","non-dropping-particle":"","parse-names":false,"suffix":""},{"dropping-particle":"V.","family":"Plikus","given":"Maksim","non-dropping-particle":"","parse-names":false,"suffix":""},{"dropping-particle":"","family":"Nie","given":"Qing","non-dropping-particle":"","parse-names":false,"suffix":""}],"container-title":"Nature Communications 2021 12:1","id":"ITEM-1","issue":"1","issued":{"date-parts":[["2021","2","17"]]},"page":"1-20","publisher":"Nature Publishing Group","title":"Inference and analysis of cell-cell communication using CellChat","type":"article-journal","volume":"12"},"uris":["http://www.mendeley.com/documents/?uuid=836e0437-a863-31ab-b1e8-35413b5ad1fe"]}],"mendeley":{"formattedCitation":"[11]","plainTextFormattedCitation":"[11]","previouslyFormattedCitation":"[11]"},"properties":{"noteIndex":0},"schema":"https://github.com/citation-style-language/schema/raw/master/csl-citation.json"}</w:instrText>
      </w:r>
      <w:r w:rsidR="006E5347" w:rsidRPr="002B0C0F">
        <w:fldChar w:fldCharType="separate"/>
      </w:r>
      <w:r w:rsidR="00AD2DE9" w:rsidRPr="002B0C0F">
        <w:t>[11]</w:t>
      </w:r>
      <w:r w:rsidR="006E5347" w:rsidRPr="002B0C0F">
        <w:fldChar w:fldCharType="end"/>
      </w:r>
      <w:r w:rsidR="006E5347" w:rsidRPr="002B0C0F">
        <w:t xml:space="preserve"> , </w:t>
      </w:r>
      <w:proofErr w:type="spellStart"/>
      <w:r w:rsidR="006E5347" w:rsidRPr="002B0C0F">
        <w:t>CellTalkDB</w:t>
      </w:r>
      <w:proofErr w:type="spellEnd"/>
      <w:r w:rsidR="006E5347" w:rsidRPr="002B0C0F">
        <w:fldChar w:fldCharType="begin" w:fldLock="1"/>
      </w:r>
      <w:r w:rsidR="00AD2DE9" w:rsidRPr="002B0C0F">
        <w:instrText>ADDIN CSL_CITATION {"citationItems":[{"id":"ITEM-1","itemData":{"DOI":"10.1093/BIB/BBAA269","ISSN":"14774054","PMID":"33147626","abstract":"Cell-cell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author":[{"dropping-particle":"","family":"Shao","given":"Xin","non-dropping-particle":"","parse-names":false,"suffix":""},{"dropping-particle":"","family":"Liao","given":"Jie","non-dropping-particle":"","parse-names":false,"suffix":""},{"dropping-particle":"","family":"Li","given":"Chengyu","non-dropping-particle":"","parse-names":false,"suffix":""},{"dropping-particle":"","family":"Lu","given":"Xiaoyan","non-dropping-particle":"","parse-names":false,"suffix":""},{"dropping-particle":"","family":"Cheng","given":"Junyun","non-dropping-particle":"","parse-names":false,"suffix":""},{"dropping-particle":"","family":"Fan","given":"Xiaohui","non-dropping-particle":"","parse-names":false,"suffix":""}],"container-title":"Briefings in Bioinformatics","id":"ITEM-1","issue":"4","issued":{"date-parts":[["2021","7","20"]]},"publisher":"Oxford Academic","title":"CellTalkDB: a manually curated database of ligand–receptor interactions in humans and mice","type":"article-journal","volume":"22"},"uris":["http://www.mendeley.com/documents/?uuid=f380acdf-58f1-3ea1-9f13-22852db5c622"]}],"mendeley":{"formattedCitation":"[12]","plainTextFormattedCitation":"[12]","previouslyFormattedCitation":"[12]"},"properties":{"noteIndex":0},"schema":"https://github.com/citation-style-language/schema/raw/master/csl-citation.json"}</w:instrText>
      </w:r>
      <w:r w:rsidR="006E5347" w:rsidRPr="002B0C0F">
        <w:fldChar w:fldCharType="separate"/>
      </w:r>
      <w:r w:rsidR="00AD2DE9" w:rsidRPr="002B0C0F">
        <w:t>[12]</w:t>
      </w:r>
      <w:r w:rsidR="006E5347" w:rsidRPr="002B0C0F">
        <w:fldChar w:fldCharType="end"/>
      </w:r>
      <w:r w:rsidR="002641C4" w:rsidRPr="002B0C0F">
        <w:t>, namely ligand-receptor pairs databases,</w:t>
      </w:r>
      <w:r w:rsidR="006E5347" w:rsidRPr="002B0C0F">
        <w:t xml:space="preserve"> only provide the ligand and receptor pairs but never map them into the signaling pathway routes</w:t>
      </w:r>
      <w:r w:rsidR="00073498" w:rsidRPr="002B0C0F">
        <w:t xml:space="preserve">. We postulate that when these two related curated resources are combined and “mined” properly, one can produce an extended ligand and receptor centric cell-cell communication and regulatory routes.  </w:t>
      </w:r>
      <w:r w:rsidRPr="002B0C0F">
        <w:t>In this manuscript,</w:t>
      </w:r>
      <w:r w:rsidR="00073498" w:rsidRPr="002B0C0F">
        <w:t xml:space="preserve"> </w:t>
      </w:r>
      <w:r w:rsidRPr="002B0C0F">
        <w:t xml:space="preserve">we present a novel computational framework, named </w:t>
      </w:r>
      <w:proofErr w:type="spellStart"/>
      <w:r w:rsidRPr="002B0C0F">
        <w:t>rCOM</w:t>
      </w:r>
      <w:proofErr w:type="spellEnd"/>
      <w:r w:rsidRPr="002B0C0F">
        <w:t xml:space="preserve">, that uses </w:t>
      </w:r>
      <w:r w:rsidR="00CD6487" w:rsidRPr="002B0C0F">
        <w:t xml:space="preserve">signaling pathway </w:t>
      </w:r>
      <w:r w:rsidRPr="002B0C0F">
        <w:t>routes</w:t>
      </w:r>
      <w:r w:rsidR="00CD6487" w:rsidRPr="002B0C0F">
        <w:t xml:space="preserve"> extract</w:t>
      </w:r>
      <w:ins w:id="16" w:author="Pujan Joshi" w:date="2022-05-13T10:59:00Z">
        <w:r w:rsidR="007E6EA0" w:rsidRPr="002B0C0F">
          <w:t>ed</w:t>
        </w:r>
      </w:ins>
      <w:r w:rsidR="00CD6487" w:rsidRPr="002B0C0F">
        <w:t xml:space="preserve"> from multiple curated </w:t>
      </w:r>
      <w:r w:rsidRPr="002B0C0F">
        <w:t>biological</w:t>
      </w:r>
      <w:r w:rsidR="00CD6487" w:rsidRPr="002B0C0F">
        <w:t xml:space="preserve"> </w:t>
      </w:r>
      <w:r w:rsidR="00491897" w:rsidRPr="002B0C0F">
        <w:t>sources</w:t>
      </w:r>
      <w:r w:rsidRPr="002B0C0F">
        <w:t xml:space="preserve"> to identify </w:t>
      </w:r>
      <w:del w:id="17" w:author="Pujan Joshi" w:date="2022-05-13T11:00:00Z">
        <w:r w:rsidRPr="002B0C0F" w:rsidDel="007E6EA0">
          <w:delText xml:space="preserve">the </w:delText>
        </w:r>
      </w:del>
      <w:r w:rsidRPr="002B0C0F">
        <w:t xml:space="preserve">statistically significant CCIs and </w:t>
      </w:r>
      <w:r w:rsidRPr="002B0C0F">
        <w:lastRenderedPageBreak/>
        <w:t>visualize them as a network called route-based inter cell type regulatory network (</w:t>
      </w:r>
      <w:proofErr w:type="spellStart"/>
      <w:r w:rsidRPr="002B0C0F">
        <w:t>rICRN</w:t>
      </w:r>
      <w:proofErr w:type="spellEnd"/>
      <w:r w:rsidRPr="002B0C0F">
        <w:t xml:space="preserve">). In the </w:t>
      </w:r>
      <w:proofErr w:type="spellStart"/>
      <w:r w:rsidRPr="002B0C0F">
        <w:t>rICRN</w:t>
      </w:r>
      <w:proofErr w:type="spellEnd"/>
      <w:r w:rsidRPr="002B0C0F">
        <w:t xml:space="preserve">, nodes represent cell groups and edges represent </w:t>
      </w:r>
      <w:r w:rsidR="0041424F" w:rsidRPr="002B0C0F">
        <w:t xml:space="preserve">the number of </w:t>
      </w:r>
      <w:r w:rsidRPr="002B0C0F">
        <w:t>interaction</w:t>
      </w:r>
      <w:r w:rsidR="0041424F" w:rsidRPr="002B0C0F">
        <w:t xml:space="preserve"> routes</w:t>
      </w:r>
      <w:r w:rsidRPr="002B0C0F">
        <w:t xml:space="preserve"> between the nodes.</w:t>
      </w:r>
    </w:p>
    <w:p w14:paraId="3034E045" w14:textId="79B7B68E" w:rsidR="00EB656D" w:rsidRPr="002B0C0F" w:rsidRDefault="00EB656D" w:rsidP="002B0C0F">
      <w:pPr>
        <w:pStyle w:val="AbsHead"/>
      </w:pPr>
      <w:r w:rsidRPr="002B0C0F">
        <w:t xml:space="preserve">The </w:t>
      </w:r>
      <w:proofErr w:type="spellStart"/>
      <w:r w:rsidRPr="002B0C0F">
        <w:t>rCom</w:t>
      </w:r>
      <w:proofErr w:type="spellEnd"/>
      <w:r w:rsidRPr="002B0C0F">
        <w:t xml:space="preserve"> framework infer</w:t>
      </w:r>
      <w:ins w:id="18" w:author="Pujan Joshi" w:date="2022-05-13T11:08:00Z">
        <w:r w:rsidR="00832C2A" w:rsidRPr="002B0C0F">
          <w:t>s</w:t>
        </w:r>
      </w:ins>
      <w:del w:id="19" w:author="Pujan Joshi" w:date="2022-05-13T11:00:00Z">
        <w:r w:rsidRPr="002B0C0F" w:rsidDel="00933BB5">
          <w:delText>ed</w:delText>
        </w:r>
      </w:del>
      <w:r w:rsidRPr="002B0C0F">
        <w:t xml:space="preserve"> cell type communication by mapping </w:t>
      </w:r>
      <w:del w:id="20" w:author="Pujan Joshi" w:date="2022-05-13T11:00:00Z">
        <w:r w:rsidRPr="002B0C0F" w:rsidDel="00933BB5">
          <w:delText xml:space="preserve">the </w:delText>
        </w:r>
      </w:del>
      <w:r w:rsidRPr="002B0C0F">
        <w:t>preprocessed scRNA-seq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Pr="002B0C0F">
        <w:t>rICRN</w:t>
      </w:r>
      <w:proofErr w:type="spellEnd"/>
      <w:r w:rsidRPr="002B0C0F">
        <w:t xml:space="preserve">) are built based on significant communication route pairs. The details will be introduced in section 2. We demonstrate how </w:t>
      </w:r>
      <w:proofErr w:type="spellStart"/>
      <w:r w:rsidRPr="002B0C0F">
        <w:t>rCOM</w:t>
      </w:r>
      <w:proofErr w:type="spellEnd"/>
      <w:r w:rsidRPr="002B0C0F">
        <w:t xml:space="preserve"> can be used to analyze single cell datasets in two independent bone related scRNA-seq dataset and discuss the result in the section 3. The conclusion is stated in the last section.</w:t>
      </w:r>
    </w:p>
    <w:p w14:paraId="6709570A" w14:textId="5CB4365C" w:rsidR="00FD1482" w:rsidRPr="001645E8" w:rsidRDefault="004905A5" w:rsidP="00EB656D">
      <w:pPr>
        <w:pStyle w:val="Head1"/>
      </w:pPr>
      <w:r w:rsidRPr="001645E8">
        <w:rPr>
          <w:rStyle w:val="Label"/>
          <w14:ligatures w14:val="standard"/>
        </w:rPr>
        <w:t>2</w:t>
      </w:r>
      <w:r w:rsidR="00FD1482" w:rsidRPr="001645E8">
        <w:t> </w:t>
      </w:r>
      <w:r w:rsidR="000D3A7A" w:rsidRPr="001645E8">
        <w:t xml:space="preserve">System and </w:t>
      </w:r>
      <w:r w:rsidR="00FD1482" w:rsidRPr="001645E8">
        <w:t>Methods</w:t>
      </w:r>
    </w:p>
    <w:p w14:paraId="329FAC86" w14:textId="3F2970F7" w:rsidR="007E4BAC" w:rsidRPr="002B0C0F" w:rsidRDefault="009542CC" w:rsidP="002B0C0F">
      <w:pPr>
        <w:pStyle w:val="AbsHead"/>
      </w:pPr>
      <w:r w:rsidRPr="002B0C0F">
        <w:t>The overall process</w:t>
      </w:r>
      <w:r w:rsidR="00AD45AA" w:rsidRPr="002B0C0F">
        <w:t xml:space="preserve"> of the </w:t>
      </w:r>
      <w:proofErr w:type="spellStart"/>
      <w:r w:rsidR="00AD45AA" w:rsidRPr="002B0C0F">
        <w:t>rCom</w:t>
      </w:r>
      <w:proofErr w:type="spellEnd"/>
      <w:r w:rsidR="00AD45AA" w:rsidRPr="002B0C0F">
        <w:t xml:space="preserve"> framework is shown in </w:t>
      </w:r>
      <w:r w:rsidR="007E4BAC" w:rsidRPr="002B0C0F">
        <w:t>F</w:t>
      </w:r>
      <w:r w:rsidR="008E0719" w:rsidRPr="002B0C0F">
        <w:t>ig</w:t>
      </w:r>
      <w:r w:rsidR="00B730B0" w:rsidRPr="002B0C0F">
        <w:t>.</w:t>
      </w:r>
      <w:r w:rsidR="00BF7593" w:rsidRPr="002B0C0F">
        <w:t xml:space="preserve"> </w:t>
      </w:r>
      <w:r w:rsidR="00B730B0" w:rsidRPr="002B0C0F">
        <w:t>1</w:t>
      </w:r>
      <w:r w:rsidR="008E0719" w:rsidRPr="002B0C0F">
        <w:t>.</w:t>
      </w:r>
      <w:r w:rsidR="00B45530" w:rsidRPr="002B0C0F">
        <w:t xml:space="preserve"> </w:t>
      </w:r>
      <w:r w:rsidR="00F43E5C" w:rsidRPr="002B0C0F">
        <w:t>Three</w:t>
      </w:r>
      <w:r w:rsidR="0024609E" w:rsidRPr="002B0C0F">
        <w:t xml:space="preserve"> </w:t>
      </w:r>
      <w:r w:rsidR="00F43E5C" w:rsidRPr="002B0C0F">
        <w:t xml:space="preserve">different databases </w:t>
      </w:r>
      <w:r w:rsidR="007A173C" w:rsidRPr="002B0C0F">
        <w:t>includ</w:t>
      </w:r>
      <w:r w:rsidR="002B2680" w:rsidRPr="002B0C0F">
        <w:t>e</w:t>
      </w:r>
      <w:r w:rsidR="00F43E5C" w:rsidRPr="002B0C0F">
        <w:t xml:space="preserve"> </w:t>
      </w:r>
      <w:proofErr w:type="spellStart"/>
      <w:r w:rsidR="00884B1B" w:rsidRPr="002B0C0F">
        <w:t>i</w:t>
      </w:r>
      <w:proofErr w:type="spellEnd"/>
      <w:r w:rsidR="00884B1B" w:rsidRPr="002B0C0F">
        <w:t>).</w:t>
      </w:r>
      <w:commentRangeStart w:id="21"/>
      <w:r w:rsidR="00F43E5C" w:rsidRPr="002B0C0F">
        <w:t>TF-target database, ligand-receptor pairs database and gene signaling regulated route databases are used to build communication routes</w:t>
      </w:r>
      <w:commentRangeEnd w:id="21"/>
      <w:r w:rsidR="00361439" w:rsidRPr="001645E8">
        <w:rPr>
          <w:rStyle w:val="CommentReference"/>
          <w:rFonts w:ascii="Linux Libertine" w:hAnsi="Linux Libertine" w:cstheme="minorBidi"/>
          <w:bCs w:val="0"/>
          <w:iCs w:val="0"/>
          <w:lang w:val="en-US" w:eastAsia="en-US"/>
          <w14:ligatures w14:val="none"/>
        </w:rPr>
        <w:commentReference w:id="21"/>
      </w:r>
      <w:r w:rsidR="00F43E5C" w:rsidRPr="002B0C0F">
        <w:t>. The source databases are downloaded in t</w:t>
      </w:r>
      <w:r w:rsidR="00030F74" w:rsidRPr="002B0C0F">
        <w:t>e</w:t>
      </w:r>
      <w:r w:rsidR="00F43E5C" w:rsidRPr="002B0C0F">
        <w:t>xt</w:t>
      </w:r>
      <w:r w:rsidR="00030F74" w:rsidRPr="002B0C0F">
        <w:t xml:space="preserve"> or KGML</w:t>
      </w:r>
      <w:r w:rsidR="00F43E5C" w:rsidRPr="002B0C0F">
        <w:t xml:space="preserve"> format</w:t>
      </w:r>
      <w:r w:rsidR="00B17191" w:rsidRPr="002B0C0F">
        <w:t xml:space="preserve"> (</w:t>
      </w:r>
      <w:r w:rsidR="007E4BAC" w:rsidRPr="002B0C0F">
        <w:t>F</w:t>
      </w:r>
      <w:r w:rsidR="00B17191" w:rsidRPr="002B0C0F">
        <w:t xml:space="preserve">ig </w:t>
      </w:r>
      <w:r w:rsidR="007E4BAC" w:rsidRPr="002B0C0F">
        <w:t>1</w:t>
      </w:r>
      <w:r w:rsidR="00B17191" w:rsidRPr="002B0C0F">
        <w:t>a)</w:t>
      </w:r>
      <w:r w:rsidR="00030F74" w:rsidRPr="002B0C0F">
        <w:t xml:space="preserve">. All the nodes (ligands, receptor, </w:t>
      </w:r>
      <w:del w:id="22" w:author="Pujan Joshi" w:date="2022-05-13T12:33:00Z">
        <w:r w:rsidR="00030F74" w:rsidRPr="002B0C0F" w:rsidDel="004D7480">
          <w:delText>gene</w:delText>
        </w:r>
      </w:del>
      <w:ins w:id="23" w:author="Pujan Joshi" w:date="2022-05-13T12:33:00Z">
        <w:r w:rsidR="004D7480" w:rsidRPr="002B0C0F">
          <w:t>gene,</w:t>
        </w:r>
      </w:ins>
      <w:r w:rsidR="00030F74" w:rsidRPr="002B0C0F">
        <w:t xml:space="preserve"> and TF) and edges (gene regulated relationship) are extracted from </w:t>
      </w:r>
      <w:r w:rsidR="00E053A5" w:rsidRPr="002B0C0F">
        <w:t>databases and stored in a graph structure</w:t>
      </w:r>
      <w:r w:rsidR="003948D0" w:rsidRPr="002B0C0F">
        <w:t>. In the graph structure, nodes regulated interactions are directional and are encoded as either activation or inhibition</w:t>
      </w:r>
      <w:r w:rsidR="00B17191" w:rsidRPr="002B0C0F">
        <w:t xml:space="preserve"> (</w:t>
      </w:r>
      <w:r w:rsidR="003B4EBD" w:rsidRPr="002B0C0F">
        <w:t>F</w:t>
      </w:r>
      <w:r w:rsidR="00B17191" w:rsidRPr="002B0C0F">
        <w:t>ig</w:t>
      </w:r>
      <w:r w:rsidR="0060650E" w:rsidRPr="002B0C0F">
        <w:t>.1a</w:t>
      </w:r>
      <w:r w:rsidR="002312C8" w:rsidRPr="002B0C0F">
        <w:t>, 1</w:t>
      </w:r>
      <w:r w:rsidR="00275705" w:rsidRPr="002B0C0F">
        <w:t>c</w:t>
      </w:r>
      <w:r w:rsidR="00B17191" w:rsidRPr="002B0C0F">
        <w:t>).</w:t>
      </w:r>
    </w:p>
    <w:p w14:paraId="5073FEF1" w14:textId="16357004" w:rsidR="00BC6B57" w:rsidRPr="002B0C0F" w:rsidRDefault="003948D0" w:rsidP="002B0C0F">
      <w:pPr>
        <w:pStyle w:val="AbsHead"/>
      </w:pPr>
      <w:r w:rsidRPr="002B0C0F">
        <w:t xml:space="preserve">The input data </w:t>
      </w:r>
      <w:r w:rsidR="007D7E64" w:rsidRPr="002B0C0F">
        <w:t xml:space="preserve">are revealed in fig </w:t>
      </w:r>
      <w:r w:rsidR="00637952" w:rsidRPr="002B0C0F">
        <w:t>1</w:t>
      </w:r>
      <w:r w:rsidR="00B479C5" w:rsidRPr="002B0C0F">
        <w:t>b</w:t>
      </w:r>
      <w:r w:rsidR="007D7E64" w:rsidRPr="002B0C0F">
        <w:t xml:space="preserve">. </w:t>
      </w:r>
      <w:commentRangeStart w:id="24"/>
      <w:r w:rsidR="007D7E64" w:rsidRPr="002B0C0F">
        <w:t>Single cell matrix contains gene expression values</w:t>
      </w:r>
      <w:r w:rsidR="00071E10" w:rsidRPr="002B0C0F">
        <w:t xml:space="preserve"> which are preprocessed through quality control, normalization, scaled and log transform. </w:t>
      </w:r>
      <w:commentRangeEnd w:id="24"/>
      <w:r w:rsidR="00361439" w:rsidRPr="001645E8">
        <w:rPr>
          <w:rStyle w:val="CommentReference"/>
          <w:rFonts w:ascii="Linux Libertine" w:hAnsi="Linux Libertine" w:cstheme="minorBidi"/>
          <w:bCs w:val="0"/>
          <w:iCs w:val="0"/>
          <w:lang w:val="en-US" w:eastAsia="en-US"/>
          <w14:ligatures w14:val="none"/>
        </w:rPr>
        <w:commentReference w:id="24"/>
      </w:r>
      <w:r w:rsidR="00071E10" w:rsidRPr="002B0C0F">
        <w:t xml:space="preserve">In the matrix, columns indicate cells and rows indicate genes. After log transformed, </w:t>
      </w:r>
      <w:proofErr w:type="spellStart"/>
      <w:r w:rsidR="00385CCB" w:rsidRPr="002B0C0F">
        <w:t>rCom</w:t>
      </w:r>
      <w:proofErr w:type="spellEnd"/>
      <w:r w:rsidR="00385CCB" w:rsidRPr="002B0C0F">
        <w:t xml:space="preserve"> treated gene with negative value as inhibited genes and gene with positive value as activated genes. </w:t>
      </w:r>
    </w:p>
    <w:p w14:paraId="70B435CC" w14:textId="623E8CA6" w:rsidR="00494BB0" w:rsidRPr="001645E8" w:rsidRDefault="004905A5" w:rsidP="00494BB0">
      <w:pPr>
        <w:pStyle w:val="Head2"/>
        <w:rPr>
          <w14:ligatures w14:val="standard"/>
        </w:rPr>
      </w:pPr>
      <w:r w:rsidRPr="001645E8">
        <w:rPr>
          <w:rStyle w:val="Label"/>
          <w14:ligatures w14:val="standard"/>
        </w:rPr>
        <w:t>2</w:t>
      </w:r>
      <w:r w:rsidR="00494BB0" w:rsidRPr="001645E8">
        <w:rPr>
          <w:rStyle w:val="Label"/>
          <w14:ligatures w14:val="standard"/>
        </w:rPr>
        <w:t>.1</w:t>
      </w:r>
      <w:r w:rsidR="00494BB0" w:rsidRPr="001645E8">
        <w:rPr>
          <w14:ligatures w14:val="standard"/>
        </w:rPr>
        <w:t> </w:t>
      </w:r>
      <w:r w:rsidR="000D3A7A" w:rsidRPr="001645E8">
        <w:rPr>
          <w14:ligatures w14:val="standard"/>
        </w:rPr>
        <w:t>Communication Routes</w:t>
      </w:r>
    </w:p>
    <w:p w14:paraId="6891FDA4" w14:textId="5D3A7303" w:rsidR="00014A7F" w:rsidRPr="002B0C0F" w:rsidRDefault="00757671" w:rsidP="002B0C0F">
      <w:pPr>
        <w:pStyle w:val="AbsHead"/>
      </w:pPr>
      <w:r w:rsidRPr="002B0C0F">
        <w:t xml:space="preserve">Unlike other methods that only consider </w:t>
      </w:r>
      <w:r w:rsidR="002860D6" w:rsidRPr="002B0C0F">
        <w:t>l</w:t>
      </w:r>
      <w:r w:rsidRPr="002B0C0F">
        <w:t>igand-</w:t>
      </w:r>
      <w:r w:rsidR="002860D6" w:rsidRPr="002B0C0F">
        <w:t>r</w:t>
      </w:r>
      <w:r w:rsidRPr="002B0C0F">
        <w:t xml:space="preserve">eceptor, the </w:t>
      </w:r>
      <w:proofErr w:type="spellStart"/>
      <w:r w:rsidRPr="002B0C0F">
        <w:t>rCom</w:t>
      </w:r>
      <w:proofErr w:type="spellEnd"/>
      <w:r w:rsidRPr="002B0C0F">
        <w:t xml:space="preserve"> infer</w:t>
      </w:r>
      <w:ins w:id="25" w:author="Pujan Joshi" w:date="2022-05-13T12:35:00Z">
        <w:r w:rsidR="004D7480" w:rsidRPr="002B0C0F">
          <w:t>s</w:t>
        </w:r>
      </w:ins>
      <w:del w:id="26" w:author="Pujan Joshi" w:date="2022-05-13T12:35:00Z">
        <w:r w:rsidRPr="002B0C0F" w:rsidDel="004D7480">
          <w:delText>ence</w:delText>
        </w:r>
      </w:del>
      <w:r w:rsidRPr="002B0C0F">
        <w:t xml:space="preserve"> cell communication based on the </w:t>
      </w:r>
      <w:r w:rsidR="00B70699" w:rsidRPr="002B0C0F">
        <w:t>communication</w:t>
      </w:r>
      <w:r w:rsidRPr="002B0C0F">
        <w:t xml:space="preserve"> routes that </w:t>
      </w:r>
      <w:r w:rsidR="00B70699" w:rsidRPr="002B0C0F">
        <w:t xml:space="preserve">are </w:t>
      </w:r>
      <w:r w:rsidRPr="002B0C0F">
        <w:t>extend</w:t>
      </w:r>
      <w:r w:rsidR="00095EFC" w:rsidRPr="002B0C0F">
        <w:t>ed</w:t>
      </w:r>
      <w:r w:rsidRPr="002B0C0F">
        <w:t xml:space="preserve"> from L-R pairs.</w:t>
      </w:r>
      <w:r w:rsidR="00B70699" w:rsidRPr="002B0C0F">
        <w:t xml:space="preserve"> </w:t>
      </w:r>
      <w:r w:rsidR="002D7221" w:rsidRPr="002B0C0F">
        <w:t xml:space="preserve">In </w:t>
      </w:r>
      <w:del w:id="27" w:author="Pujan Joshi" w:date="2022-05-13T12:35:00Z">
        <w:r w:rsidR="002D7221" w:rsidRPr="002B0C0F" w:rsidDel="004D7480">
          <w:delText xml:space="preserve">the </w:delText>
        </w:r>
      </w:del>
      <w:commentRangeStart w:id="28"/>
      <w:r w:rsidR="002D7221" w:rsidRPr="002B0C0F">
        <w:t>figure X</w:t>
      </w:r>
      <w:commentRangeEnd w:id="28"/>
      <w:r w:rsidR="004D7480" w:rsidRPr="001645E8">
        <w:rPr>
          <w:rStyle w:val="CommentReference"/>
          <w:rFonts w:ascii="Linux Libertine" w:hAnsi="Linux Libertine" w:cstheme="minorBidi"/>
          <w:bCs w:val="0"/>
          <w:iCs w:val="0"/>
          <w:lang w:val="en-US" w:eastAsia="en-US"/>
          <w14:ligatures w14:val="none"/>
        </w:rPr>
        <w:commentReference w:id="28"/>
      </w:r>
      <w:r w:rsidR="002D7221" w:rsidRPr="002B0C0F">
        <w:t>, we show how we generate communication routes from four different biological knowledge databases</w:t>
      </w:r>
      <w:r w:rsidR="00D24652" w:rsidRPr="002B0C0F">
        <w:t xml:space="preserve"> including: Chip-seq</w:t>
      </w:r>
      <w:r w:rsidR="00836F7F" w:rsidRPr="002B0C0F">
        <w:t xml:space="preserve"> </w:t>
      </w:r>
      <w:r w:rsidR="00836F7F" w:rsidRPr="002B0C0F">
        <w:fldChar w:fldCharType="begin" w:fldLock="1"/>
      </w:r>
      <w:r w:rsidR="00AD2DE9" w:rsidRPr="002B0C0F">
        <w:instrText>ADDIN CSL_CITATION {"citationItems":[{"id":"ITEM-1","itemData":{"URL":"https://www.illumina.com/techniques/sequencing/dna-sequencing/chip-seq.html","accessed":{"date-parts":[["2022","5","11"]]},"id":"ITEM-1","issued":{"date-parts":[["0"]]},"title":"Chromatin Immunoprecipitation Sequencing (ChIP-Seq)","type":"webpage"},"uris":["http://www.mendeley.com/documents/?uuid=3b894cff-eeb0-3ad6-8b99-5e20630e02d5"]}],"mendeley":{"formattedCitation":"[13]","plainTextFormattedCitation":"[13]","previouslyFormattedCitation":"[13]"},"properties":{"noteIndex":0},"schema":"https://github.com/citation-style-language/schema/raw/master/csl-citation.json"}</w:instrText>
      </w:r>
      <w:r w:rsidR="00836F7F" w:rsidRPr="002B0C0F">
        <w:fldChar w:fldCharType="separate"/>
      </w:r>
      <w:r w:rsidR="00AD2DE9" w:rsidRPr="002B0C0F">
        <w:t>[13]</w:t>
      </w:r>
      <w:r w:rsidR="00836F7F" w:rsidRPr="002B0C0F">
        <w:fldChar w:fldCharType="end"/>
      </w:r>
      <w:r w:rsidR="00E814D8" w:rsidRPr="002B0C0F">
        <w:t xml:space="preserve">, </w:t>
      </w:r>
      <w:proofErr w:type="spellStart"/>
      <w:r w:rsidR="00E814D8" w:rsidRPr="002B0C0F">
        <w:t>CellChat</w:t>
      </w:r>
      <w:proofErr w:type="spellEnd"/>
      <w:r w:rsidR="00836F7F" w:rsidRPr="002B0C0F">
        <w:t xml:space="preserve"> </w:t>
      </w:r>
      <w:r w:rsidR="00E814D8" w:rsidRPr="002B0C0F">
        <w:t xml:space="preserve">, </w:t>
      </w:r>
      <w:proofErr w:type="spellStart"/>
      <w:r w:rsidR="00E814D8" w:rsidRPr="002B0C0F">
        <w:t>CellTalkDB</w:t>
      </w:r>
      <w:proofErr w:type="spellEnd"/>
      <w:r w:rsidR="00E814D8" w:rsidRPr="002B0C0F">
        <w:t xml:space="preserve"> and </w:t>
      </w:r>
      <w:r w:rsidR="003741C5" w:rsidRPr="002B0C0F">
        <w:t>rPAC</w:t>
      </w:r>
      <w:r w:rsidR="002D7221" w:rsidRPr="002B0C0F">
        <w:t>.</w:t>
      </w:r>
      <w:r w:rsidR="001C3D53" w:rsidRPr="002B0C0F">
        <w:t xml:space="preserve"> </w:t>
      </w:r>
      <w:r w:rsidR="00B20CB6" w:rsidRPr="002B0C0F">
        <w:t xml:space="preserve"> </w:t>
      </w:r>
    </w:p>
    <w:p w14:paraId="45F05F29" w14:textId="324328F2" w:rsidR="00E45A5B" w:rsidRPr="002B0C0F" w:rsidRDefault="00E45A5B" w:rsidP="002B0C0F">
      <w:pPr>
        <w:pStyle w:val="AbsHead"/>
      </w:pPr>
      <w:r w:rsidRPr="002B0C0F">
        <w:t>Communication route pair has two routes: (</w:t>
      </w:r>
      <w:proofErr w:type="spellStart"/>
      <w:r w:rsidRPr="002B0C0F">
        <w:t>i</w:t>
      </w:r>
      <w:proofErr w:type="spellEnd"/>
      <w:r w:rsidRPr="002B0C0F">
        <w:t>) communication ligand route (CLR) and (ii) communication receptor route (CRR).  Communication ligand route captures the signals which are cell-secreted ligands produced when the transcription factor (TF) binds to the target genes. The cell that secrets ligands is known as secretor. CLR usually starts from TF and follow the path to the ligands. Two biological knowledge database</w:t>
      </w:r>
      <w:ins w:id="29" w:author="Pujan Joshi" w:date="2022-05-13T12:40:00Z">
        <w:r w:rsidR="00F77AB0" w:rsidRPr="002B0C0F">
          <w:t>s</w:t>
        </w:r>
      </w:ins>
      <w:del w:id="30" w:author="Pujan Joshi" w:date="2022-05-13T12:40:00Z">
        <w:r w:rsidRPr="002B0C0F" w:rsidDel="00F77AB0">
          <w:delText>d</w:delText>
        </w:r>
      </w:del>
      <w:r w:rsidRPr="002B0C0F">
        <w:t xml:space="preserve"> are used to generate CLR, rPAC routes </w:t>
      </w:r>
      <w:r w:rsidRPr="002B0C0F">
        <w:t xml:space="preserve">and Chip-seq DB. The CLR is like effector routes in rPAC, but the primary TFs of CLR are not only from KEGG but also from Chip-seq. Communication receptor route captures the signals transduction from cell surface into the nucleus in which each route starts from receptor and follows a path to the TFs. The cell </w:t>
      </w:r>
      <w:del w:id="31" w:author="Pujan Joshi" w:date="2022-05-13T12:41:00Z">
        <w:r w:rsidRPr="002B0C0F" w:rsidDel="00F77AB0">
          <w:delText>that receiving ligand signal</w:delText>
        </w:r>
      </w:del>
      <w:ins w:id="32" w:author="Pujan Joshi" w:date="2022-05-13T12:41:00Z">
        <w:r w:rsidR="00F77AB0" w:rsidRPr="002B0C0F">
          <w:t>where ligand binds</w:t>
        </w:r>
      </w:ins>
      <w:r w:rsidRPr="002B0C0F">
        <w:t xml:space="preserve"> is known as receiver. CRR are </w:t>
      </w:r>
      <w:del w:id="33" w:author="Pujan Joshi" w:date="2022-05-13T12:44:00Z">
        <w:r w:rsidRPr="002B0C0F" w:rsidDel="00BE2239">
          <w:delText xml:space="preserve">transformed from </w:delText>
        </w:r>
      </w:del>
      <w:r w:rsidRPr="002B0C0F">
        <w:t xml:space="preserve">signaling routes in rPAC (KEGG). The connection of CLR and CRR are ligand and receptor pairs derived from two ligand-receptors pairs databases: </w:t>
      </w:r>
      <w:proofErr w:type="spellStart"/>
      <w:r w:rsidRPr="002B0C0F">
        <w:t>CellChatDB</w:t>
      </w:r>
      <w:proofErr w:type="spellEnd"/>
      <w:r w:rsidRPr="002B0C0F">
        <w:t xml:space="preserve">, </w:t>
      </w:r>
      <w:proofErr w:type="spellStart"/>
      <w:r w:rsidRPr="002B0C0F">
        <w:t>CellTalk</w:t>
      </w:r>
      <w:proofErr w:type="spellEnd"/>
      <w:r w:rsidRPr="002B0C0F">
        <w:t xml:space="preserve"> and ligand-receptors pairs in </w:t>
      </w:r>
      <w:del w:id="34" w:author="Pujan Joshi" w:date="2022-05-13T12:44:00Z">
        <w:r w:rsidRPr="002B0C0F" w:rsidDel="00BE2239">
          <w:delText xml:space="preserve">p1 </w:delText>
        </w:r>
      </w:del>
      <w:ins w:id="35" w:author="Pujan Joshi" w:date="2022-05-13T12:44:00Z">
        <w:r w:rsidR="00BE2239" w:rsidRPr="002B0C0F">
          <w:t>signaling</w:t>
        </w:r>
        <w:r w:rsidR="00BE2239" w:rsidRPr="002B0C0F">
          <w:t xml:space="preserve"> </w:t>
        </w:r>
      </w:ins>
      <w:r w:rsidRPr="002B0C0F">
        <w:t xml:space="preserve">routes of rPAC. Totally 104004 communication route pairs are </w:t>
      </w:r>
      <w:del w:id="36" w:author="Pujan Joshi" w:date="2022-05-13T12:44:00Z">
        <w:r w:rsidRPr="002B0C0F" w:rsidDel="00BE2239">
          <w:delText xml:space="preserve">built </w:delText>
        </w:r>
      </w:del>
      <w:ins w:id="37" w:author="Pujan Joshi" w:date="2022-05-13T12:44:00Z">
        <w:r w:rsidR="00BE2239" w:rsidRPr="002B0C0F">
          <w:t>identified</w:t>
        </w:r>
        <w:r w:rsidR="00BE2239" w:rsidRPr="002B0C0F">
          <w:t xml:space="preserve"> </w:t>
        </w:r>
      </w:ins>
      <w:r w:rsidRPr="002B0C0F">
        <w:t xml:space="preserve">and stored in graph structure in </w:t>
      </w:r>
      <w:proofErr w:type="spellStart"/>
      <w:r w:rsidRPr="002B0C0F">
        <w:t>rCom</w:t>
      </w:r>
      <w:proofErr w:type="spellEnd"/>
      <w:r w:rsidRPr="002B0C0F">
        <w:t xml:space="preserve">. </w:t>
      </w:r>
    </w:p>
    <w:p w14:paraId="47607E59" w14:textId="7E729FA1" w:rsidR="0082047D" w:rsidRPr="002B0C0F" w:rsidRDefault="004905A5" w:rsidP="002B0C0F">
      <w:pPr>
        <w:pStyle w:val="AbsHead"/>
      </w:pPr>
      <w:r w:rsidRPr="002B0C0F">
        <w:t>2</w:t>
      </w:r>
      <w:r w:rsidR="0082047D" w:rsidRPr="002B0C0F">
        <w:t>.2</w:t>
      </w:r>
      <w:r w:rsidR="0082047D" w:rsidRPr="002B0C0F">
        <w:t> </w:t>
      </w:r>
      <w:r w:rsidR="005D3724" w:rsidRPr="002B0C0F">
        <w:t xml:space="preserve">Node </w:t>
      </w:r>
      <w:r w:rsidR="004756F7" w:rsidRPr="002B0C0F">
        <w:t>e</w:t>
      </w:r>
      <w:r w:rsidR="00BD04D5" w:rsidRPr="002B0C0F">
        <w:t xml:space="preserve">xpected </w:t>
      </w:r>
      <w:r w:rsidR="004756F7" w:rsidRPr="002B0C0F">
        <w:t>v</w:t>
      </w:r>
      <w:r w:rsidR="005D3724" w:rsidRPr="002B0C0F">
        <w:t>alue</w:t>
      </w:r>
      <w:r w:rsidR="00C323CF" w:rsidRPr="002B0C0F">
        <w:t xml:space="preserve"> and </w:t>
      </w:r>
      <w:r w:rsidR="004756F7" w:rsidRPr="002B0C0F">
        <w:t>e</w:t>
      </w:r>
      <w:r w:rsidR="00C323CF" w:rsidRPr="002B0C0F">
        <w:t>valu</w:t>
      </w:r>
      <w:r w:rsidR="004756F7" w:rsidRPr="002B0C0F">
        <w:t>a</w:t>
      </w:r>
      <w:r w:rsidR="00C323CF" w:rsidRPr="002B0C0F">
        <w:t>tion</w:t>
      </w:r>
      <w:r w:rsidR="009901A6" w:rsidRPr="002B0C0F">
        <w:t xml:space="preserve"> va</w:t>
      </w:r>
      <w:r w:rsidR="009E0CE2" w:rsidRPr="002B0C0F">
        <w:t>l</w:t>
      </w:r>
      <w:r w:rsidR="009901A6" w:rsidRPr="002B0C0F">
        <w:t>ue</w:t>
      </w:r>
    </w:p>
    <w:p w14:paraId="7BDE5E14" w14:textId="6371A0C9" w:rsidR="001A37B2" w:rsidRPr="002B0C0F" w:rsidRDefault="004905A5" w:rsidP="002B0C0F">
      <w:pPr>
        <w:pStyle w:val="AbsHead"/>
      </w:pPr>
      <w:r w:rsidRPr="002B0C0F">
        <w:rPr>
          <w:i/>
        </w:rPr>
        <w:t>2</w:t>
      </w:r>
      <w:r w:rsidR="00753B85" w:rsidRPr="002B0C0F">
        <w:rPr>
          <w:i/>
        </w:rPr>
        <w:t>.2.1 Node expected value.</w:t>
      </w:r>
      <w:r w:rsidR="00753B85" w:rsidRPr="002B0C0F">
        <w:t xml:space="preserve"> A node expected value (</w:t>
      </w:r>
      <m:oMath>
        <m:sSub>
          <m:sSubPr>
            <m:ctrlPr/>
          </m:sSubPr>
          <m:e>
            <m:r>
              <m:t>E</m:t>
            </m:r>
          </m:e>
          <m:sub>
            <m:r>
              <m:t>k</m:t>
            </m:r>
          </m:sub>
        </m:sSub>
      </m:oMath>
      <w:r w:rsidR="00753B85" w:rsidRPr="002B0C0F">
        <w:t>) is either +1 or -1 which indicates</w:t>
      </w:r>
      <w:r w:rsidR="00F953D3" w:rsidRPr="002B0C0F">
        <w:t xml:space="preserve"> </w:t>
      </w:r>
      <w:r w:rsidR="00753B85" w:rsidRPr="002B0C0F">
        <w:t xml:space="preserve">whether </w:t>
      </w:r>
      <w:r w:rsidR="00F953D3" w:rsidRPr="002B0C0F">
        <w:t>node should be up-regulated or down-regulated in the route to activate ligand or activated by receptor.</w:t>
      </w:r>
      <w:r w:rsidR="00B8513A" w:rsidRPr="002B0C0F">
        <w:t xml:space="preserve"> </w:t>
      </w:r>
      <w:r w:rsidR="009A3687" w:rsidRPr="002B0C0F">
        <w:t>A node is assigned a</w:t>
      </w:r>
      <w:r w:rsidR="00C5428D" w:rsidRPr="002B0C0F">
        <w:t>n</w:t>
      </w:r>
      <w:r w:rsidR="009A3687" w:rsidRPr="002B0C0F">
        <w:t xml:space="preserve"> expected value </w:t>
      </w:r>
      <w:r w:rsidR="00C5428D" w:rsidRPr="002B0C0F">
        <w:t>using propagation method which starts from ligands in CLR or receptors in CRR</w:t>
      </w:r>
      <w:r w:rsidR="00891DC1" w:rsidRPr="002B0C0F">
        <w:t xml:space="preserve"> to the end node of the route (TF in both CLR and CRR)</w:t>
      </w:r>
      <w:r w:rsidR="00C5428D" w:rsidRPr="002B0C0F">
        <w:t>. The equation of this method is given in</w:t>
      </w:r>
      <w:r w:rsidR="00474820" w:rsidRPr="002B0C0F">
        <w:t xml:space="preserve"> Eq 1.</w:t>
      </w:r>
    </w:p>
    <w:p w14:paraId="1CCC25C5" w14:textId="25EE3350" w:rsidR="001A37B2" w:rsidRPr="001645E8" w:rsidRDefault="001A37B2" w:rsidP="001A37B2">
      <w:pPr>
        <w:pStyle w:val="DisplayFormula"/>
        <w:tabs>
          <w:tab w:val="left" w:pos="200"/>
          <w:tab w:val="right" w:pos="4780"/>
        </w:tabs>
        <w:rPr>
          <w:lang w:eastAsia="ja-JP"/>
          <w14:ligatures w14:val="standard"/>
        </w:rPr>
      </w:pPr>
      <w:r w:rsidRPr="001645E8">
        <w:rPr>
          <w:lang w:eastAsia="ja-JP"/>
          <w14:ligatures w14:val="standard"/>
        </w:rPr>
        <w:tab/>
      </w:r>
      <w:r w:rsidR="00891DC1" w:rsidRPr="001645E8">
        <w:rPr>
          <w:lang w:eastAsia="ja-JP"/>
          <w14:ligatures w14:val="standard"/>
        </w:rPr>
        <w:t xml:space="preserve">                 </w:t>
      </w:r>
      <w:r w:rsidRPr="001645E8">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m:t>
                </m:r>
                <m:r>
                  <w:del w:id="38" w:author="Pujan Joshi" w:date="2022-05-13T12:45:00Z">
                    <w:rPr>
                      <w:rFonts w:ascii="Cambria Math" w:hAnsi="Cambria Math"/>
                      <w:lang w:eastAsia="ja-JP"/>
                      <w14:ligatures w14:val="standard"/>
                    </w:rPr>
                    <m:t xml:space="preserve"> </m:t>
                  </w:del>
                </m:r>
                <m:r>
                  <w:rPr>
                    <w:rFonts w:ascii="Cambria Math" w:hAnsi="Cambria Math"/>
                    <w:lang w:eastAsia="ja-JP"/>
                    <w14:ligatures w14:val="standard"/>
                  </w:rPr>
                  <m:t>wise</m:t>
                </m:r>
              </m:e>
            </m:eqArr>
          </m:e>
        </m:d>
        <m:r>
          <w:rPr>
            <w:rFonts w:ascii="Cambria Math" w:hAnsi="Cambria Math"/>
            <w:lang w:eastAsia="ja-JP"/>
            <w14:ligatures w14:val="standard"/>
          </w:rPr>
          <m:t xml:space="preserve">  </m:t>
        </m:r>
      </m:oMath>
      <w:r w:rsidR="00891DC1" w:rsidRPr="001645E8">
        <w:rPr>
          <w14:ligatures w14:val="standard"/>
        </w:rPr>
        <w:t xml:space="preserve">                        </w:t>
      </w:r>
      <w:r w:rsidRPr="001645E8">
        <w:rPr>
          <w14:ligatures w14:val="standard"/>
        </w:rPr>
        <w:t>(</w:t>
      </w:r>
      <w:r w:rsidR="00497B91" w:rsidRPr="001645E8">
        <w:rPr>
          <w14:ligatures w14:val="standard"/>
        </w:rPr>
        <w:t>1</w:t>
      </w:r>
      <w:r w:rsidRPr="001645E8">
        <w:rPr>
          <w14:ligatures w14:val="standard"/>
        </w:rPr>
        <w:t>)</w:t>
      </w:r>
    </w:p>
    <w:p w14:paraId="22894C2A" w14:textId="10FB50C3" w:rsidR="003A6A3C" w:rsidRPr="001645E8" w:rsidRDefault="001A37B2" w:rsidP="00BE2239">
      <w:pPr>
        <w:pStyle w:val="Para"/>
        <w:rPr>
          <w:lang w:eastAsia="ja-JP"/>
        </w:rPr>
        <w:pPrChange w:id="39" w:author="Pujan Joshi" w:date="2022-05-13T12:46:00Z">
          <w:pPr>
            <w:pStyle w:val="Para"/>
            <w:ind w:firstLine="0"/>
            <w:jc w:val="both"/>
          </w:pPr>
        </w:pPrChange>
      </w:pPr>
      <w:r w:rsidRPr="001645E8">
        <w:t>In this equation, k stands for the kth node</w:t>
      </w:r>
      <w:del w:id="40" w:author="Pujan Joshi" w:date="2022-05-13T12:46:00Z">
        <w:r w:rsidRPr="001645E8" w:rsidDel="00BE2239">
          <w:delText>s</w:delText>
        </w:r>
      </w:del>
      <w:r w:rsidRPr="001645E8">
        <w:t xml:space="preserve"> </w:t>
      </w:r>
      <w:ins w:id="41" w:author="Pujan Joshi" w:date="2022-05-13T12:46:00Z">
        <w:r w:rsidR="00BE2239" w:rsidRPr="001645E8">
          <w:t>in the route</w:t>
        </w:r>
      </w:ins>
      <w:del w:id="42" w:author="Pujan Joshi" w:date="2022-05-13T12:46:00Z">
        <w:r w:rsidRPr="001645E8" w:rsidDel="00BE2239">
          <w:delText>from the starter</w:delText>
        </w:r>
      </w:del>
      <w:r w:rsidRPr="001645E8">
        <w:t xml:space="preserve"> (ligand in CLR and receptor in CRR.).</w:t>
      </w:r>
      <w:r w:rsidR="00891DC1" w:rsidRPr="001645E8">
        <w:t xml:space="preserve"> </w:t>
      </w:r>
      <w:commentRangeStart w:id="43"/>
      <w:r w:rsidR="00891DC1" w:rsidRPr="001645E8">
        <w:t xml:space="preserve">ek </w:t>
      </w:r>
      <w:commentRangeEnd w:id="43"/>
      <w:r w:rsidR="00BE2239" w:rsidRPr="001645E8">
        <w:rPr>
          <w:rStyle w:val="CommentReference"/>
        </w:rPr>
        <w:commentReference w:id="43"/>
      </w:r>
      <w:r w:rsidR="00891DC1" w:rsidRPr="001645E8">
        <w:t xml:space="preserve">stands the edge between </w:t>
      </w:r>
      <m:oMath>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k</m:t>
            </m:r>
          </m:sub>
        </m:sSub>
      </m:oMath>
      <w:r w:rsidR="00891DC1" w:rsidRPr="001645E8">
        <w:t xml:space="preserve"> and </w:t>
      </w:r>
      <m:oMath>
        <m:sSub>
          <m:sSubPr>
            <m:ctrlPr>
              <w:rPr>
                <w:rFonts w:ascii="Cambria Math" w:hAnsi="Cambria Math"/>
                <w:i/>
                <w:lang w:eastAsia="ja-JP"/>
              </w:rPr>
            </m:ctrlPr>
          </m:sSubPr>
          <m:e>
            <m:r>
              <w:rPr>
                <w:rFonts w:ascii="Cambria Math" w:hAnsi="Cambria Math"/>
                <w:lang w:eastAsia="ja-JP"/>
              </w:rPr>
              <m:t>e</m:t>
            </m:r>
          </m:e>
          <m:sub>
            <m:r>
              <w:rPr>
                <w:rFonts w:ascii="Cambria Math" w:hAnsi="Cambria Math"/>
                <w:lang w:eastAsia="ja-JP"/>
              </w:rPr>
              <m:t>k-1</m:t>
            </m:r>
          </m:sub>
        </m:sSub>
      </m:oMath>
      <w:r w:rsidR="00891DC1" w:rsidRPr="001645E8">
        <w:t>. The value of ek can be assign using</w:t>
      </w:r>
      <w:r w:rsidR="008C7A07" w:rsidRPr="001645E8">
        <w:t xml:space="preserve"> Eq 2.</w:t>
      </w:r>
    </w:p>
    <w:p w14:paraId="083BB75C" w14:textId="7661890F" w:rsidR="003A6A3C" w:rsidRPr="001645E8" w:rsidRDefault="003A6A3C" w:rsidP="003A6A3C">
      <w:pPr>
        <w:pStyle w:val="DisplayFormula"/>
        <w:tabs>
          <w:tab w:val="left" w:pos="200"/>
          <w:tab w:val="right" w:pos="4780"/>
        </w:tabs>
        <w:rPr>
          <w:lang w:eastAsia="ja-JP"/>
          <w14:ligatures w14:val="standard"/>
        </w:rPr>
      </w:pPr>
      <w:r w:rsidRPr="001645E8">
        <w:rPr>
          <w:lang w:eastAsia="ja-JP"/>
          <w14:ligatures w14:val="standard"/>
        </w:rPr>
        <w:tab/>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sidRPr="001645E8">
        <w:rPr>
          <w14:ligatures w14:val="standard"/>
        </w:rPr>
        <w:t xml:space="preserve">                        </w:t>
      </w:r>
    </w:p>
    <w:p w14:paraId="6F6B3F22" w14:textId="5808E06F" w:rsidR="00CF10FD" w:rsidRPr="001645E8" w:rsidRDefault="004905A5" w:rsidP="008E272C">
      <w:pPr>
        <w:pStyle w:val="Abstract"/>
        <w:rPr>
          <w:lang w:eastAsia="ja-JP"/>
          <w14:ligatures w14:val="standard"/>
        </w:rPr>
      </w:pPr>
      <w:r w:rsidRPr="001645E8">
        <w:rPr>
          <w:rFonts w:ascii="Linux Biolinum" w:hAnsi="Linux Biolinum" w:cs="Linux Biolinum"/>
          <w:i/>
          <w14:ligatures w14:val="standard"/>
        </w:rPr>
        <w:t>2</w:t>
      </w:r>
      <w:r w:rsidR="003A6A3C" w:rsidRPr="001645E8">
        <w:rPr>
          <w:rFonts w:ascii="Linux Biolinum" w:hAnsi="Linux Biolinum" w:cs="Linux Biolinum"/>
          <w:i/>
          <w14:ligatures w14:val="standard"/>
        </w:rPr>
        <w:t>.2</w:t>
      </w:r>
      <w:r w:rsidR="003A6A3C" w:rsidRPr="001645E8">
        <w:rPr>
          <w:rStyle w:val="Label"/>
          <w:rFonts w:cs="Linux Libertine"/>
          <w:i/>
          <w14:ligatures w14:val="standard"/>
        </w:rPr>
        <w:t>.</w:t>
      </w:r>
      <w:r w:rsidR="008651C7" w:rsidRPr="001645E8">
        <w:rPr>
          <w:rStyle w:val="Label"/>
          <w:rFonts w:cs="Linux Libertine"/>
          <w:i/>
          <w14:ligatures w14:val="standard"/>
        </w:rPr>
        <w:t>2</w:t>
      </w:r>
      <w:r w:rsidR="003A6A3C" w:rsidRPr="001645E8">
        <w:rPr>
          <w:rFonts w:ascii="Linux Biolinum" w:hAnsi="Linux Biolinum" w:cs="Linux Biolinum"/>
          <w:i/>
          <w14:ligatures w14:val="standard"/>
        </w:rPr>
        <w:t xml:space="preserve"> Node </w:t>
      </w:r>
      <w:r w:rsidR="008651C7" w:rsidRPr="001645E8">
        <w:rPr>
          <w:rFonts w:ascii="Linux Biolinum" w:hAnsi="Linux Biolinum" w:cs="Linux Biolinum"/>
          <w:i/>
          <w14:ligatures w14:val="standard"/>
        </w:rPr>
        <w:t>evalu</w:t>
      </w:r>
      <w:r w:rsidR="009D56F7" w:rsidRPr="001645E8">
        <w:rPr>
          <w:rFonts w:ascii="Linux Biolinum" w:hAnsi="Linux Biolinum" w:cs="Linux Biolinum"/>
          <w:i/>
          <w14:ligatures w14:val="standard"/>
        </w:rPr>
        <w:t>a</w:t>
      </w:r>
      <w:r w:rsidR="008651C7" w:rsidRPr="001645E8">
        <w:rPr>
          <w:rFonts w:ascii="Linux Biolinum" w:hAnsi="Linux Biolinum" w:cs="Linux Biolinum"/>
          <w:i/>
          <w14:ligatures w14:val="standard"/>
        </w:rPr>
        <w:t>tion</w:t>
      </w:r>
      <w:r w:rsidR="003A6A3C" w:rsidRPr="001645E8">
        <w:rPr>
          <w:rFonts w:ascii="Linux Biolinum" w:hAnsi="Linux Biolinum" w:cs="Linux Biolinum"/>
          <w:i/>
          <w14:ligatures w14:val="standard"/>
        </w:rPr>
        <w:t xml:space="preserve"> value.</w:t>
      </w:r>
      <w:r w:rsidR="003A6A3C" w:rsidRPr="001645E8">
        <w:rPr>
          <w14:ligatures w14:val="standard"/>
        </w:rPr>
        <w:t xml:space="preserve"> </w:t>
      </w:r>
      <w:r w:rsidR="00A36B0E" w:rsidRPr="001645E8">
        <w:rPr>
          <w14:ligatures w14:val="standard"/>
        </w:rPr>
        <w:t>Node evaluation value</w:t>
      </w:r>
      <w:r w:rsidR="00934283" w:rsidRPr="001645E8">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sidR="00934283" w:rsidRPr="001645E8">
        <w:rPr>
          <w14:ligatures w14:val="standard"/>
        </w:rPr>
        <w:t>)</w:t>
      </w:r>
      <w:r w:rsidR="00A36B0E" w:rsidRPr="001645E8">
        <w:rPr>
          <w14:ligatures w14:val="standard"/>
        </w:rPr>
        <w:t xml:space="preserve"> is assigned based on the</w:t>
      </w:r>
      <w:r w:rsidR="004E3079" w:rsidRPr="001645E8">
        <w:rPr>
          <w14:ligatures w14:val="standard"/>
        </w:rPr>
        <w:t xml:space="preserve"> node expected value</w:t>
      </w:r>
      <w:r w:rsidR="00A36B0E" w:rsidRPr="001645E8">
        <w:rPr>
          <w14:ligatures w14:val="standard"/>
        </w:rPr>
        <w:t xml:space="preserve"> and</w:t>
      </w:r>
      <w:r w:rsidR="004E3079" w:rsidRPr="001645E8">
        <w:rPr>
          <w14:ligatures w14:val="standard"/>
        </w:rPr>
        <w:t xml:space="preserve"> node type</w:t>
      </w:r>
      <w:r w:rsidR="00A36B0E" w:rsidRPr="001645E8">
        <w:rPr>
          <w14:ligatures w14:val="standard"/>
        </w:rPr>
        <w:t>.</w:t>
      </w:r>
      <w:r w:rsidR="004E3079" w:rsidRPr="001645E8">
        <w:rPr>
          <w14:ligatures w14:val="standard"/>
        </w:rPr>
        <w:t xml:space="preserve"> Two types of nodes will appear in the communication routes: singleton node and bundle node. </w:t>
      </w:r>
      <w:r w:rsidR="00260329" w:rsidRPr="001645E8">
        <w:rPr>
          <w:rFonts w:eastAsia="SimSun"/>
          <w:lang w:eastAsia="zh-CN"/>
          <w14:ligatures w14:val="standard"/>
        </w:rPr>
        <w:t xml:space="preserve">A singleton node stands for only one gene in the node which is </w:t>
      </w:r>
      <w:r w:rsidR="00D576F8" w:rsidRPr="001645E8">
        <w:rPr>
          <w:rFonts w:eastAsia="SimSun"/>
          <w:lang w:eastAsia="zh-CN"/>
          <w14:ligatures w14:val="standard"/>
        </w:rPr>
        <w:t>computed</w:t>
      </w:r>
      <w:r w:rsidR="00260329" w:rsidRPr="001645E8">
        <w:rPr>
          <w:rFonts w:eastAsia="SimSun"/>
          <w:lang w:eastAsia="zh-CN"/>
          <w14:ligatures w14:val="standard"/>
        </w:rPr>
        <w:t xml:space="preserve"> </w:t>
      </w:r>
      <w:r w:rsidR="00934283" w:rsidRPr="001645E8">
        <w:rPr>
          <w:rFonts w:eastAsia="SimSun"/>
          <w:lang w:eastAsia="zh-CN"/>
          <w14:ligatures w14:val="standard"/>
        </w:rPr>
        <w:t>using the</w:t>
      </w:r>
      <w:r w:rsidR="00016F22" w:rsidRPr="001645E8">
        <w:rPr>
          <w:rFonts w:eastAsia="SimSun"/>
          <w:lang w:eastAsia="zh-CN"/>
          <w14:ligatures w14:val="standard"/>
        </w:rPr>
        <w:t xml:space="preserve"> Eq 3.</w:t>
      </w:r>
      <w:r w:rsidR="003B2558" w:rsidRPr="001645E8">
        <w:rPr>
          <w:rFonts w:eastAsia="SimSun"/>
          <w:color w:val="FF0000"/>
          <w:lang w:eastAsia="zh-CN"/>
          <w14:ligatures w14:val="standard"/>
        </w:rPr>
        <w:t xml:space="preserve"> </w:t>
      </w:r>
      <w:r w:rsidR="008E272C" w:rsidRPr="001645E8">
        <w:rPr>
          <w:lang w:eastAsia="ja-JP"/>
          <w14:ligatures w14:val="standard"/>
        </w:rPr>
        <w:tab/>
        <w:t xml:space="preserve">    </w:t>
      </w:r>
    </w:p>
    <w:p w14:paraId="496C7AAE" w14:textId="20A370C7" w:rsidR="008E272C" w:rsidRPr="001645E8" w:rsidRDefault="00CF10FD" w:rsidP="008E272C">
      <w:pPr>
        <w:pStyle w:val="Abstract"/>
        <w:rPr>
          <w:rFonts w:eastAsia="SimSun"/>
          <w:color w:val="FF0000"/>
          <w:lang w:eastAsia="zh-CN"/>
          <w14:ligatures w14:val="standard"/>
        </w:rPr>
      </w:pPr>
      <w:r w:rsidRPr="001645E8">
        <w:rPr>
          <w:lang w:eastAsia="ja-JP"/>
          <w14:ligatures w14:val="standard"/>
        </w:rPr>
        <w:t xml:space="preserve">               </w:t>
      </w:r>
      <w:r w:rsidR="008E272C" w:rsidRPr="001645E8">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6A7DF120" w14:textId="475B5B9A" w:rsidR="00341582" w:rsidRPr="001645E8" w:rsidRDefault="00BB76BC"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5A2C57" w:rsidRPr="001645E8">
        <w:rPr>
          <w14:ligatures w14:val="standard"/>
        </w:rPr>
        <w:t xml:space="preserve"> stands for the expression value</w:t>
      </w:r>
      <w:r w:rsidR="002C7FA5" w:rsidRPr="001645E8">
        <w:rPr>
          <w14:ligatures w14:val="standard"/>
        </w:rPr>
        <w:t xml:space="preserve"> of gene g in node </w:t>
      </w:r>
      <w:r w:rsidR="00382C3E" w:rsidRPr="001645E8">
        <w:rPr>
          <w14:ligatures w14:val="standard"/>
        </w:rPr>
        <w:t>k</w:t>
      </w:r>
      <w:r w:rsidR="005A2C57" w:rsidRPr="001645E8">
        <w:rPr>
          <w14:ligatures w14:val="standard"/>
        </w:rPr>
        <w:t xml:space="preserve"> after </w:t>
      </w:r>
      <w:r w:rsidR="00151284" w:rsidRPr="001645E8">
        <w:rPr>
          <w14:ligatures w14:val="standard"/>
        </w:rPr>
        <w:t>pre</w:t>
      </w:r>
      <w:r w:rsidR="005A2C57" w:rsidRPr="001645E8">
        <w:rPr>
          <w14:ligatures w14:val="standard"/>
        </w:rPr>
        <w:t>processed</w:t>
      </w:r>
      <w:r w:rsidR="00E37287" w:rsidRPr="001645E8">
        <w:rPr>
          <w14:ligatures w14:val="standard"/>
        </w:rPr>
        <w:t>.</w:t>
      </w:r>
      <w:r w:rsidR="00382C3E" w:rsidRPr="001645E8">
        <w:rPr>
          <w14:ligatures w14:val="standard"/>
        </w:rPr>
        <w:t xml:space="preserve"> </w:t>
      </w:r>
      <w:r w:rsidR="002123F6" w:rsidRPr="001645E8">
        <w:rPr>
          <w14:ligatures w14:val="standard"/>
        </w:rPr>
        <w:t>Bundle node is composed of multiple nodes which collectively contribute to regulate the downstream genes</w:t>
      </w:r>
    </w:p>
    <w:p w14:paraId="0418AA51" w14:textId="6CA0F366" w:rsidR="00FD1482" w:rsidRPr="001645E8" w:rsidRDefault="005B1DE0" w:rsidP="005A5391">
      <w:pPr>
        <w:pStyle w:val="Head2"/>
        <w:rPr>
          <w14:ligatures w14:val="standard"/>
        </w:rPr>
      </w:pPr>
      <w:r w:rsidRPr="001645E8">
        <w:rPr>
          <w:rStyle w:val="Label"/>
          <w14:ligatures w14:val="standard"/>
        </w:rPr>
        <w:t>2.3</w:t>
      </w:r>
      <w:r w:rsidRPr="001645E8">
        <w:rPr>
          <w14:ligatures w14:val="standard"/>
        </w:rPr>
        <w:t> </w:t>
      </w:r>
      <w:r w:rsidR="00732419" w:rsidRPr="001645E8">
        <w:rPr>
          <w14:ligatures w14:val="standard"/>
        </w:rPr>
        <w:t xml:space="preserve">Communication </w:t>
      </w:r>
      <w:r w:rsidR="00366626" w:rsidRPr="001645E8">
        <w:rPr>
          <w14:ligatures w14:val="standard"/>
        </w:rPr>
        <w:t>r</w:t>
      </w:r>
      <w:r w:rsidR="00732419" w:rsidRPr="001645E8">
        <w:rPr>
          <w14:ligatures w14:val="standard"/>
        </w:rPr>
        <w:t>oute scor</w:t>
      </w:r>
      <w:r w:rsidR="005A5391" w:rsidRPr="001645E8">
        <w:rPr>
          <w14:ligatures w14:val="standard"/>
        </w:rPr>
        <w:t>e</w:t>
      </w:r>
    </w:p>
    <w:p w14:paraId="2B5206CE" w14:textId="0DAE3472" w:rsidR="00FD1482" w:rsidRPr="002B0C0F" w:rsidRDefault="005A5391" w:rsidP="002B0C0F">
      <w:pPr>
        <w:pStyle w:val="AbsHead"/>
      </w:pPr>
      <w:r w:rsidRPr="002B0C0F">
        <w:t>A communication route</w:t>
      </w:r>
      <w:r w:rsidR="009415D4" w:rsidRPr="002B0C0F">
        <w:t xml:space="preserve"> (</w:t>
      </w:r>
      <m:oMath>
        <m:r>
          <m:rPr>
            <m:sty m:val="p"/>
          </m:rPr>
          <m:t>CL</m:t>
        </m:r>
        <m:sSub>
          <m:sSubPr>
            <m:ctrlPr/>
          </m:sSubPr>
          <m:e>
            <m:r>
              <m:rPr>
                <m:sty m:val="p"/>
              </m:rPr>
              <m:t>R</m:t>
            </m:r>
          </m:e>
          <m:sub>
            <m:r>
              <m:rPr>
                <m:sty m:val="p"/>
              </m:rPr>
              <m:t>j</m:t>
            </m:r>
          </m:sub>
        </m:sSub>
        <m:r>
          <m:rPr>
            <m:sty m:val="p"/>
          </m:rPr>
          <m:t xml:space="preserve"> and CR</m:t>
        </m:r>
        <m:sSub>
          <m:sSubPr>
            <m:ctrlPr/>
          </m:sSubPr>
          <m:e>
            <m:r>
              <m:rPr>
                <m:sty m:val="p"/>
              </m:rPr>
              <m:t>R</m:t>
            </m:r>
          </m:e>
          <m:sub>
            <m:r>
              <m:rPr>
                <m:sty m:val="p"/>
              </m:rPr>
              <m:t>j</m:t>
            </m:r>
          </m:sub>
        </m:sSub>
      </m:oMath>
      <w:r w:rsidR="009415D4" w:rsidRPr="002B0C0F">
        <w:t>)</w:t>
      </w:r>
      <w:r w:rsidRPr="002B0C0F">
        <w:t xml:space="preserve"> score</w:t>
      </w:r>
      <w:r w:rsidR="00711A77" w:rsidRPr="002B0C0F">
        <w:t xml:space="preserve"> (</w:t>
      </w:r>
      <m:oMath>
        <m:r>
          <m:rPr>
            <m:sty m:val="p"/>
          </m:rPr>
          <m:t>S</m:t>
        </m:r>
        <m:sSub>
          <m:sSubPr>
            <m:ctrlPr/>
          </m:sSubPr>
          <m:e>
            <m:r>
              <m:rPr>
                <m:sty m:val="p"/>
              </m:rPr>
              <m:t>L</m:t>
            </m:r>
          </m:e>
          <m:sub>
            <m:r>
              <m:rPr>
                <m:sty m:val="p"/>
              </m:rPr>
              <m:t>ij</m:t>
            </m:r>
          </m:sub>
        </m:sSub>
        <m:r>
          <m:rPr>
            <m:sty m:val="p"/>
          </m:rPr>
          <m:t xml:space="preserve"> and S</m:t>
        </m:r>
        <m:sSub>
          <m:sSubPr>
            <m:ctrlPr/>
          </m:sSubPr>
          <m:e>
            <m:r>
              <m:rPr>
                <m:sty m:val="p"/>
              </m:rPr>
              <m:t>R</m:t>
            </m:r>
          </m:e>
          <m:sub>
            <m:r>
              <m:rPr>
                <m:sty m:val="p"/>
              </m:rPr>
              <m:t>ij</m:t>
            </m:r>
          </m:sub>
        </m:sSub>
      </m:oMath>
      <w:r w:rsidR="00711A77" w:rsidRPr="002B0C0F">
        <w:t xml:space="preserve">) </w:t>
      </w:r>
      <w:r w:rsidRPr="002B0C0F">
        <w:t xml:space="preserve"> measure the</w:t>
      </w:r>
      <w:r w:rsidR="00E22C2E" w:rsidRPr="002B0C0F">
        <w:t xml:space="preserve"> </w:t>
      </w:r>
      <w:del w:id="44" w:author="Pujan Joshi" w:date="2022-05-13T12:48:00Z">
        <w:r w:rsidR="00E22C2E" w:rsidRPr="002B0C0F" w:rsidDel="00223969">
          <w:delText xml:space="preserve">capability </w:delText>
        </w:r>
      </w:del>
      <w:ins w:id="45" w:author="Pujan Joshi" w:date="2022-05-13T12:48:00Z">
        <w:r w:rsidR="00223969" w:rsidRPr="002B0C0F">
          <w:t>probability</w:t>
        </w:r>
        <w:r w:rsidR="00223969" w:rsidRPr="002B0C0F">
          <w:t xml:space="preserve"> </w:t>
        </w:r>
      </w:ins>
      <w:r w:rsidR="00E22C2E" w:rsidRPr="002B0C0F">
        <w:t xml:space="preserve">of </w:t>
      </w:r>
      <w:r w:rsidR="0063686D" w:rsidRPr="002B0C0F">
        <w:t>c</w:t>
      </w:r>
      <w:r w:rsidR="009415D4" w:rsidRPr="002B0C0F">
        <w:t>ell</w:t>
      </w:r>
      <w:r w:rsidR="00E22C2E" w:rsidRPr="002B0C0F">
        <w:t xml:space="preserve"> </w:t>
      </w:r>
      <m:oMath>
        <m:r>
          <m:rPr>
            <m:sty m:val="p"/>
          </m:rPr>
          <m:t>i</m:t>
        </m:r>
      </m:oMath>
      <w:r w:rsidR="00E22C2E" w:rsidRPr="002B0C0F">
        <w:t xml:space="preserve"> to communicate</w:t>
      </w:r>
      <w:del w:id="46" w:author="Pujan Joshi" w:date="2022-05-13T12:49:00Z">
        <w:r w:rsidR="00E22C2E" w:rsidRPr="002B0C0F" w:rsidDel="00223969">
          <w:delText>d</w:delText>
        </w:r>
      </w:del>
      <w:r w:rsidR="00E22C2E" w:rsidRPr="002B0C0F">
        <w:t xml:space="preserve"> with other cell</w:t>
      </w:r>
      <w:r w:rsidR="007B70AB" w:rsidRPr="002B0C0F">
        <w:t>s</w:t>
      </w:r>
      <w:r w:rsidR="00E22C2E" w:rsidRPr="002B0C0F">
        <w:t xml:space="preserve"> through communication route </w:t>
      </w:r>
      <m:oMath>
        <m:r>
          <m:rPr>
            <m:sty m:val="p"/>
          </m:rPr>
          <m:t>j</m:t>
        </m:r>
      </m:oMath>
      <w:r w:rsidR="00E22C2E" w:rsidRPr="002B0C0F">
        <w:t>.</w:t>
      </w:r>
      <w:r w:rsidR="002A11FB" w:rsidRPr="002B0C0F">
        <w:t xml:space="preserve"> </w:t>
      </w:r>
      <w:commentRangeStart w:id="47"/>
      <w:r w:rsidR="002A11FB" w:rsidRPr="002B0C0F">
        <w:t xml:space="preserve">A cell with high CLR score means it has a high </w:t>
      </w:r>
      <w:commentRangeStart w:id="48"/>
      <w:r w:rsidR="002A11FB" w:rsidRPr="002B0C0F">
        <w:t xml:space="preserve">capability </w:t>
      </w:r>
      <w:commentRangeEnd w:id="48"/>
      <w:r w:rsidR="00223969" w:rsidRPr="001645E8">
        <w:rPr>
          <w:rStyle w:val="CommentReference"/>
          <w:rFonts w:ascii="Linux Libertine" w:hAnsi="Linux Libertine" w:cstheme="minorBidi"/>
          <w:bCs w:val="0"/>
          <w:iCs w:val="0"/>
          <w:lang w:val="en-US" w:eastAsia="en-US"/>
          <w14:ligatures w14:val="none"/>
        </w:rPr>
        <w:commentReference w:id="48"/>
      </w:r>
      <w:r w:rsidR="002A11FB" w:rsidRPr="002B0C0F">
        <w:t xml:space="preserve">to secret ligand which are </w:t>
      </w:r>
      <w:r w:rsidR="00E717C0" w:rsidRPr="002B0C0F">
        <w:t>highly regulated</w:t>
      </w:r>
      <w:r w:rsidR="002A11FB" w:rsidRPr="002B0C0F">
        <w:t xml:space="preserve"> in this</w:t>
      </w:r>
      <w:r w:rsidR="009A7CF4" w:rsidRPr="002B0C0F">
        <w:t xml:space="preserve"> specific</w:t>
      </w:r>
      <w:r w:rsidR="002A11FB" w:rsidRPr="002B0C0F">
        <w:t xml:space="preserve"> route and with a high CRR score indicates a high capability to receive</w:t>
      </w:r>
      <w:r w:rsidR="009A7CF4" w:rsidRPr="002B0C0F">
        <w:t xml:space="preserve"> signals through the </w:t>
      </w:r>
      <w:r w:rsidR="00711A77" w:rsidRPr="002B0C0F">
        <w:t>receptor</w:t>
      </w:r>
      <w:r w:rsidR="009A7CF4" w:rsidRPr="002B0C0F">
        <w:t xml:space="preserve"> and regulate it downstream gene and TF</w:t>
      </w:r>
      <w:commentRangeEnd w:id="47"/>
      <w:r w:rsidR="00223969" w:rsidRPr="001645E8">
        <w:rPr>
          <w:rStyle w:val="CommentReference"/>
          <w:rFonts w:ascii="Linux Libertine" w:hAnsi="Linux Libertine" w:cstheme="minorBidi"/>
          <w:bCs w:val="0"/>
          <w:iCs w:val="0"/>
          <w:lang w:val="en-US" w:eastAsia="en-US"/>
          <w14:ligatures w14:val="none"/>
        </w:rPr>
        <w:commentReference w:id="47"/>
      </w:r>
      <w:r w:rsidR="002A11FB" w:rsidRPr="002B0C0F">
        <w:t>.</w:t>
      </w:r>
      <w:r w:rsidR="006E32CB" w:rsidRPr="002B0C0F">
        <w:t xml:space="preserve"> </w:t>
      </w:r>
      <w:r w:rsidR="002A11FB" w:rsidRPr="002B0C0F">
        <w:t xml:space="preserve">The score is assigned </w:t>
      </w:r>
      <w:r w:rsidR="00E963B2" w:rsidRPr="002B0C0F">
        <w:t>using</w:t>
      </w:r>
      <w:r w:rsidR="002A11FB" w:rsidRPr="002B0C0F">
        <w:t xml:space="preserve"> the equation given in Eq. </w:t>
      </w:r>
      <w:r w:rsidR="00333442" w:rsidRPr="002B0C0F">
        <w:t>4</w:t>
      </w:r>
      <w:r w:rsidR="00685579" w:rsidRPr="002B0C0F">
        <w:t xml:space="preserve">a, </w:t>
      </w:r>
      <w:r w:rsidR="00333442" w:rsidRPr="002B0C0F">
        <w:t>4</w:t>
      </w:r>
      <w:r w:rsidR="00685579" w:rsidRPr="002B0C0F">
        <w:t>b</w:t>
      </w:r>
      <w:r w:rsidR="002A11FB" w:rsidRPr="002B0C0F">
        <w:t xml:space="preserve">. </w:t>
      </w:r>
    </w:p>
    <w:p w14:paraId="42E3E598" w14:textId="5E049508" w:rsidR="008F6491" w:rsidRPr="001645E8" w:rsidRDefault="00AB4FF3" w:rsidP="00AB4FF3">
      <w:pPr>
        <w:pStyle w:val="DisplayFormula"/>
        <w:tabs>
          <w:tab w:val="left" w:pos="200"/>
          <w:tab w:val="right" w:pos="4780"/>
        </w:tabs>
        <w:rPr>
          <w:rFonts w:eastAsia="SimSun"/>
          <w:lang w:eastAsia="ja-JP"/>
          <w14:ligatures w14:val="standard"/>
        </w:rPr>
      </w:pPr>
      <w:r w:rsidRPr="001645E8">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52960ECE" w14:textId="6480403A" w:rsidR="00AB4FF3" w:rsidRPr="001645E8" w:rsidRDefault="00B31978" w:rsidP="00AB4FF3">
      <w:pPr>
        <w:pStyle w:val="DisplayFormula"/>
        <w:tabs>
          <w:tab w:val="left" w:pos="200"/>
          <w:tab w:val="right" w:pos="4780"/>
        </w:tabs>
        <w:rPr>
          <w14:ligatures w14:val="standard"/>
        </w:rPr>
      </w:pPr>
      <w:r w:rsidRPr="001645E8">
        <w:rPr>
          <w:rFonts w:eastAsia="SimSun"/>
          <w:lang w:eastAsia="ja-JP"/>
          <w14:ligatures w14:val="standard"/>
        </w:rPr>
        <w:lastRenderedPageBreak/>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sidR="00AB4FF3" w:rsidRPr="001645E8">
        <w:rPr>
          <w14:ligatures w14:val="standard"/>
        </w:rPr>
        <w:t xml:space="preserve"> </w:t>
      </w:r>
    </w:p>
    <w:p w14:paraId="3295CEE2" w14:textId="17F4F3D4" w:rsidR="00F5193B" w:rsidRPr="002B0C0F" w:rsidRDefault="00967769" w:rsidP="002B0C0F">
      <w:pPr>
        <w:pStyle w:val="AbsHead"/>
      </w:pPr>
      <w:r w:rsidRPr="002B0C0F">
        <w:t>w</w:t>
      </w:r>
      <w:r w:rsidR="008F6491" w:rsidRPr="002B0C0F">
        <w:t xml:space="preserve">here </w:t>
      </w:r>
      <m:oMath>
        <m:sSub>
          <m:sSubPr>
            <m:ctrlPr/>
          </m:sSubPr>
          <m:e>
            <m:r>
              <m:t>n</m:t>
            </m:r>
          </m:e>
          <m:sub>
            <m:r>
              <m:t>i</m:t>
            </m:r>
          </m:sub>
        </m:sSub>
      </m:oMath>
      <w:r w:rsidR="008F6491" w:rsidRPr="002B0C0F">
        <w:t xml:space="preserve"> is the number of nodes in communication route</w:t>
      </w:r>
      <w:r w:rsidRPr="002B0C0F">
        <w:t xml:space="preserve"> </w:t>
      </w:r>
      <m:oMath>
        <m:r>
          <m:t>i</m:t>
        </m:r>
      </m:oMath>
      <w:r w:rsidRPr="002B0C0F">
        <w:t xml:space="preserve">, </w:t>
      </w:r>
      <m:oMath>
        <m:r>
          <m:t>VL</m:t>
        </m:r>
      </m:oMath>
      <w:r w:rsidRPr="002B0C0F">
        <w:t xml:space="preserve"> and </w:t>
      </w:r>
      <m:oMath>
        <m:r>
          <m:t>VR</m:t>
        </m:r>
      </m:oMath>
      <w:r w:rsidRPr="002B0C0F">
        <w:t xml:space="preserve"> are the node evaluation value of ligand node or receptor node in CLR or </w:t>
      </w:r>
      <w:proofErr w:type="gramStart"/>
      <w:r w:rsidRPr="002B0C0F">
        <w:t>CRR.</w:t>
      </w:r>
      <w:proofErr w:type="gramEnd"/>
      <w:r w:rsidR="00CA1929" w:rsidRPr="002B0C0F">
        <w:t xml:space="preserve"> </w:t>
      </w:r>
      <w:r w:rsidR="008A19E8" w:rsidRPr="002B0C0F">
        <w:t>Since the communication behavior is mostly rely on the ligand and receptor, a</w:t>
      </w:r>
      <w:r w:rsidR="001743D1" w:rsidRPr="002B0C0F">
        <w:t>n</w:t>
      </w:r>
      <w:r w:rsidR="00CA1929" w:rsidRPr="002B0C0F">
        <w:t xml:space="preserve"> </w:t>
      </w:r>
      <w:r w:rsidR="001743D1" w:rsidRPr="002B0C0F">
        <w:t>adjustable</w:t>
      </w:r>
      <w:r w:rsidR="00935839" w:rsidRPr="002B0C0F">
        <w:t xml:space="preserve"> </w:t>
      </w:r>
      <w:r w:rsidR="00CA1929" w:rsidRPr="002B0C0F">
        <w:t xml:space="preserve">hyperparameter </w:t>
      </w:r>
      <m:oMath>
        <m:r>
          <m:t>w</m:t>
        </m:r>
      </m:oMath>
      <w:r w:rsidR="00CA1929" w:rsidRPr="002B0C0F">
        <w:t xml:space="preserve"> is giv</w:t>
      </w:r>
      <w:proofErr w:type="spellStart"/>
      <w:r w:rsidR="00CA1929" w:rsidRPr="002B0C0F">
        <w:t>en</w:t>
      </w:r>
      <w:proofErr w:type="spellEnd"/>
      <w:r w:rsidR="00CA1929" w:rsidRPr="002B0C0F">
        <w:t xml:space="preserve"> </w:t>
      </w:r>
      <w:r w:rsidR="008A19E8" w:rsidRPr="002B0C0F">
        <w:t xml:space="preserve">to </w:t>
      </w:r>
      <w:r w:rsidR="001743D1" w:rsidRPr="002B0C0F">
        <w:t xml:space="preserve">emphasize </w:t>
      </w:r>
      <w:r w:rsidR="008A19E8" w:rsidRPr="002B0C0F">
        <w:t xml:space="preserve">the effect </w:t>
      </w:r>
      <w:r w:rsidR="001743D1" w:rsidRPr="002B0C0F">
        <w:t>of</w:t>
      </w:r>
      <w:r w:rsidR="00935839" w:rsidRPr="002B0C0F">
        <w:t xml:space="preserve"> ligand or receptor. </w:t>
      </w:r>
      <w:r w:rsidR="00001B31" w:rsidRPr="002B0C0F">
        <w:t xml:space="preserve">The choice of </w:t>
      </w:r>
      <m:oMath>
        <m:r>
          <m:t>w</m:t>
        </m:r>
      </m:oMath>
      <w:r w:rsidR="00001B31" w:rsidRPr="002B0C0F">
        <w:t xml:space="preserve"> will be “context-dependent”</w:t>
      </w:r>
      <w:r w:rsidR="00B23C57" w:rsidRPr="002B0C0F">
        <w:t xml:space="preserve"> rang from 0 to 1</w:t>
      </w:r>
      <w:r w:rsidR="00001B31" w:rsidRPr="002B0C0F">
        <w:t xml:space="preserve"> and need to be determined empirically like hyperparameters of machine learning models. </w:t>
      </w:r>
    </w:p>
    <w:p w14:paraId="4E317E2A" w14:textId="7722DB03" w:rsidR="00B713BA" w:rsidRPr="001645E8" w:rsidRDefault="00B713BA" w:rsidP="00B713BA">
      <w:pPr>
        <w:pStyle w:val="Head2"/>
        <w:rPr>
          <w14:ligatures w14:val="standard"/>
        </w:rPr>
      </w:pPr>
      <w:r w:rsidRPr="001645E8">
        <w:rPr>
          <w:rStyle w:val="Label"/>
          <w14:ligatures w14:val="standard"/>
        </w:rPr>
        <w:t>2.4</w:t>
      </w:r>
      <w:r w:rsidRPr="001645E8">
        <w:rPr>
          <w14:ligatures w14:val="standard"/>
        </w:rPr>
        <w:t> </w:t>
      </w:r>
      <w:r w:rsidRPr="001645E8">
        <w:rPr>
          <w14:ligatures w14:val="standard"/>
        </w:rPr>
        <w:t xml:space="preserve">Inference of </w:t>
      </w:r>
      <w:r w:rsidR="00503799" w:rsidRPr="001645E8">
        <w:rPr>
          <w14:ligatures w14:val="standard"/>
        </w:rPr>
        <w:t>cell type</w:t>
      </w:r>
      <w:r w:rsidR="007F6CC1" w:rsidRPr="001645E8">
        <w:rPr>
          <w14:ligatures w14:val="standard"/>
        </w:rPr>
        <w:t xml:space="preserve"> </w:t>
      </w:r>
      <w:r w:rsidRPr="001645E8">
        <w:rPr>
          <w14:ligatures w14:val="standard"/>
        </w:rPr>
        <w:t>communications</w:t>
      </w:r>
    </w:p>
    <w:p w14:paraId="6F8EC964" w14:textId="5401FC2C" w:rsidR="00B46248" w:rsidRPr="001645E8" w:rsidRDefault="00B46248"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1645E8">
        <w:rPr>
          <w:rFonts w:ascii="Linux Biolinum" w:eastAsia="SimSun" w:hAnsi="Linux Biolinum" w:cs="Linux Biolinum"/>
          <w:bCs/>
          <w:iCs/>
          <w:szCs w:val="18"/>
          <w:lang w:eastAsia="zh-CN"/>
          <w14:ligatures w14:val="standard"/>
        </w:rPr>
        <w:t>To infer the inter and intra</w:t>
      </w:r>
      <w:ins w:id="49" w:author="Pujan Joshi" w:date="2022-05-13T12:51:00Z">
        <w:r w:rsidR="00223969" w:rsidRPr="001645E8">
          <w:rPr>
            <w:rFonts w:ascii="Linux Biolinum" w:eastAsia="SimSun" w:hAnsi="Linux Biolinum" w:cs="Linux Biolinum"/>
            <w:bCs/>
            <w:iCs/>
            <w:szCs w:val="18"/>
            <w:lang w:eastAsia="zh-CN"/>
            <w14:ligatures w14:val="standard"/>
          </w:rPr>
          <w:t>-</w:t>
        </w:r>
      </w:ins>
      <w:r w:rsidRPr="001645E8">
        <w:rPr>
          <w:rFonts w:ascii="Linux Biolinum" w:eastAsia="SimSun" w:hAnsi="Linux Biolinum" w:cs="Linux Biolinum"/>
          <w:bCs/>
          <w:iCs/>
          <w:szCs w:val="18"/>
          <w:lang w:eastAsia="zh-CN"/>
          <w14:ligatures w14:val="standard"/>
        </w:rPr>
        <w:t>cellular communications,</w:t>
      </w:r>
      <w:r w:rsidR="006A082D" w:rsidRPr="001645E8">
        <w:rPr>
          <w:rFonts w:ascii="Linux Biolinum" w:eastAsia="SimSun" w:hAnsi="Linux Biolinum" w:cs="Linux Biolinum"/>
          <w:bCs/>
          <w:iCs/>
          <w:szCs w:val="18"/>
          <w:lang w:eastAsia="zh-CN"/>
          <w14:ligatures w14:val="standard"/>
        </w:rPr>
        <w:t xml:space="preserve"> </w:t>
      </w:r>
      <w:del w:id="50" w:author="Pujan Joshi" w:date="2022-05-13T12:51:00Z">
        <w:r w:rsidR="006A082D" w:rsidRPr="001645E8" w:rsidDel="00223969">
          <w:rPr>
            <w:rFonts w:ascii="Linux Biolinum" w:eastAsia="SimSun" w:hAnsi="Linux Biolinum" w:cs="Linux Biolinum"/>
            <w:bCs/>
            <w:iCs/>
            <w:szCs w:val="18"/>
            <w:lang w:eastAsia="zh-CN"/>
            <w14:ligatures w14:val="standard"/>
          </w:rPr>
          <w:delText xml:space="preserve">a </w:delText>
        </w:r>
      </w:del>
      <w:r w:rsidR="006A082D" w:rsidRPr="001645E8">
        <w:rPr>
          <w:rFonts w:ascii="Linux Biolinum" w:eastAsia="SimSun" w:hAnsi="Linux Biolinum" w:cs="Linux Biolinum"/>
          <w:bCs/>
          <w:iCs/>
          <w:szCs w:val="18"/>
          <w:lang w:eastAsia="zh-CN"/>
          <w14:ligatures w14:val="standard"/>
        </w:rPr>
        <w:t>novel heuristic rule</w:t>
      </w:r>
      <w:ins w:id="51" w:author="Pujan Joshi" w:date="2022-05-13T12:51:00Z">
        <w:r w:rsidR="00223969" w:rsidRPr="001645E8">
          <w:rPr>
            <w:rFonts w:ascii="Linux Biolinum" w:eastAsia="SimSun" w:hAnsi="Linux Biolinum" w:cs="Linux Biolinum"/>
            <w:bCs/>
            <w:iCs/>
            <w:szCs w:val="18"/>
            <w:lang w:eastAsia="zh-CN"/>
            <w14:ligatures w14:val="standard"/>
          </w:rPr>
          <w:t>s</w:t>
        </w:r>
      </w:ins>
      <w:r w:rsidR="006A082D" w:rsidRPr="001645E8">
        <w:rPr>
          <w:rFonts w:ascii="Linux Biolinum" w:eastAsia="SimSun" w:hAnsi="Linux Biolinum" w:cs="Linux Biolinum"/>
          <w:bCs/>
          <w:iCs/>
          <w:szCs w:val="18"/>
          <w:lang w:eastAsia="zh-CN"/>
          <w14:ligatures w14:val="standard"/>
        </w:rPr>
        <w:t xml:space="preserve"> are invented based on </w:t>
      </w:r>
      <w:del w:id="52" w:author="Pujan Joshi" w:date="2022-05-13T12:51:00Z">
        <w:r w:rsidR="006A082D" w:rsidRPr="001645E8" w:rsidDel="00223969">
          <w:rPr>
            <w:rFonts w:ascii="Linux Biolinum" w:eastAsia="SimSun" w:hAnsi="Linux Biolinum" w:cs="Linux Biolinum"/>
            <w:bCs/>
            <w:iCs/>
            <w:szCs w:val="18"/>
            <w:lang w:eastAsia="zh-CN"/>
            <w14:ligatures w14:val="standard"/>
          </w:rPr>
          <w:delText xml:space="preserve">the </w:delText>
        </w:r>
      </w:del>
      <w:r w:rsidR="006A082D" w:rsidRPr="001645E8">
        <w:rPr>
          <w:rFonts w:ascii="Linux Biolinum" w:eastAsia="SimSun" w:hAnsi="Linux Biolinum" w:cs="Linux Biolinum"/>
          <w:bCs/>
          <w:iCs/>
          <w:szCs w:val="18"/>
          <w:lang w:eastAsia="zh-CN"/>
          <w14:ligatures w14:val="standard"/>
        </w:rPr>
        <w:t xml:space="preserve">two </w:t>
      </w:r>
      <w:r w:rsidR="00946342" w:rsidRPr="001645E8">
        <w:rPr>
          <w:rFonts w:ascii="Linux Biolinum" w:eastAsia="SimSun" w:hAnsi="Linux Biolinum" w:cs="Linux Biolinum"/>
          <w:bCs/>
          <w:iCs/>
          <w:szCs w:val="18"/>
          <w:lang w:eastAsia="zh-CN"/>
          <w14:ligatures w14:val="standard"/>
        </w:rPr>
        <w:t>distinct types</w:t>
      </w:r>
      <w:r w:rsidR="006A082D" w:rsidRPr="001645E8">
        <w:rPr>
          <w:rFonts w:ascii="Linux Biolinum" w:eastAsia="SimSun" w:hAnsi="Linux Biolinum" w:cs="Linux Biolinum"/>
          <w:bCs/>
          <w:iCs/>
          <w:szCs w:val="18"/>
          <w:lang w:eastAsia="zh-CN"/>
          <w14:ligatures w14:val="standard"/>
        </w:rPr>
        <w:t xml:space="preserve"> of cell</w:t>
      </w:r>
      <w:r w:rsidR="00C107D4" w:rsidRPr="001645E8">
        <w:rPr>
          <w:rFonts w:ascii="Linux Biolinum" w:eastAsia="SimSun" w:hAnsi="Linux Biolinum" w:cs="Linux Biolinum"/>
          <w:bCs/>
          <w:iCs/>
          <w:szCs w:val="18"/>
          <w:lang w:eastAsia="zh-CN"/>
          <w14:ligatures w14:val="standard"/>
        </w:rPr>
        <w:t>-cell</w:t>
      </w:r>
      <w:r w:rsidR="006A082D" w:rsidRPr="001645E8">
        <w:rPr>
          <w:rFonts w:ascii="Linux Biolinum" w:eastAsia="SimSun" w:hAnsi="Linux Biolinum" w:cs="Linux Biolinum"/>
          <w:bCs/>
          <w:iCs/>
          <w:szCs w:val="18"/>
          <w:lang w:eastAsia="zh-CN"/>
          <w14:ligatures w14:val="standard"/>
        </w:rPr>
        <w:t xml:space="preserve"> communication: </w:t>
      </w:r>
      <w:r w:rsidR="00946342" w:rsidRPr="001645E8">
        <w:rPr>
          <w:rFonts w:ascii="Linux Biolinum" w:eastAsia="SimSun" w:hAnsi="Linux Biolinum" w:cs="Linux Biolinum"/>
          <w:bCs/>
          <w:iCs/>
          <w:szCs w:val="18"/>
          <w:lang w:eastAsia="zh-CN"/>
          <w14:ligatures w14:val="standard"/>
        </w:rPr>
        <w:t>autocrine and paracrine.</w:t>
      </w:r>
      <w:r w:rsidR="006F7FBD" w:rsidRPr="001645E8">
        <w:rPr>
          <w:rFonts w:ascii="Linux Biolinum" w:eastAsia="SimSun" w:hAnsi="Linux Biolinum" w:cs="Linux Biolinum"/>
          <w:bCs/>
          <w:iCs/>
          <w:szCs w:val="18"/>
          <w:lang w:eastAsia="zh-CN"/>
          <w14:ligatures w14:val="standard"/>
        </w:rPr>
        <w:t xml:space="preserve"> Since the mass of ligand</w:t>
      </w:r>
      <w:r w:rsidR="009E61E9" w:rsidRPr="001645E8">
        <w:rPr>
          <w:rFonts w:ascii="Linux Biolinum" w:eastAsia="SimSun" w:hAnsi="Linux Biolinum" w:cs="Linux Biolinum"/>
          <w:bCs/>
          <w:iCs/>
          <w:szCs w:val="18"/>
          <w:lang w:eastAsia="zh-CN"/>
          <w14:ligatures w14:val="standard"/>
        </w:rPr>
        <w:t xml:space="preserve"> secreted by a cell type</w:t>
      </w:r>
      <w:r w:rsidR="006F7FBD" w:rsidRPr="001645E8">
        <w:rPr>
          <w:rFonts w:ascii="Linux Biolinum" w:eastAsia="SimSun" w:hAnsi="Linux Biolinum" w:cs="Linux Biolinum"/>
          <w:bCs/>
          <w:iCs/>
          <w:szCs w:val="18"/>
          <w:lang w:eastAsia="zh-CN"/>
          <w14:ligatures w14:val="standard"/>
        </w:rPr>
        <w:t xml:space="preserve"> is constant, </w:t>
      </w:r>
      <w:r w:rsidR="009E61E9" w:rsidRPr="001645E8">
        <w:rPr>
          <w:rFonts w:ascii="Linux Biolinum" w:eastAsia="SimSun" w:hAnsi="Linux Biolinum" w:cs="Linux Biolinum"/>
          <w:bCs/>
          <w:iCs/>
          <w:szCs w:val="18"/>
          <w:lang w:eastAsia="zh-CN"/>
          <w14:ligatures w14:val="standard"/>
        </w:rPr>
        <w:t>a strong inter</w:t>
      </w:r>
      <w:r w:rsidR="00C107D4" w:rsidRPr="001645E8">
        <w:rPr>
          <w:rFonts w:ascii="Linux Biolinum" w:eastAsia="SimSun" w:hAnsi="Linux Biolinum" w:cs="Linux Biolinum"/>
          <w:bCs/>
          <w:iCs/>
          <w:szCs w:val="18"/>
          <w:lang w:eastAsia="zh-CN"/>
          <w14:ligatures w14:val="standard"/>
        </w:rPr>
        <w:t xml:space="preserve"> cell type</w:t>
      </w:r>
      <w:r w:rsidR="009E61E9" w:rsidRPr="001645E8">
        <w:rPr>
          <w:rFonts w:ascii="Linux Biolinum" w:eastAsia="SimSun" w:hAnsi="Linux Biolinum" w:cs="Linux Biolinum"/>
          <w:bCs/>
          <w:iCs/>
          <w:szCs w:val="18"/>
          <w:lang w:eastAsia="zh-CN"/>
          <w14:ligatures w14:val="standard"/>
        </w:rPr>
        <w:t xml:space="preserve"> communication will lead to a we</w:t>
      </w:r>
      <w:ins w:id="53" w:author="Pujan Joshi" w:date="2022-05-13T12:52:00Z">
        <w:r w:rsidR="00223969" w:rsidRPr="001645E8">
          <w:rPr>
            <w:rFonts w:ascii="Linux Biolinum" w:eastAsia="SimSun" w:hAnsi="Linux Biolinum" w:cs="Linux Biolinum"/>
            <w:bCs/>
            <w:iCs/>
            <w:szCs w:val="18"/>
            <w:lang w:eastAsia="zh-CN"/>
            <w14:ligatures w14:val="standard"/>
          </w:rPr>
          <w:t>a</w:t>
        </w:r>
      </w:ins>
      <w:del w:id="54" w:author="Pujan Joshi" w:date="2022-05-13T12:52:00Z">
        <w:r w:rsidR="009E61E9" w:rsidRPr="001645E8" w:rsidDel="00223969">
          <w:rPr>
            <w:rFonts w:ascii="Linux Biolinum" w:eastAsia="SimSun" w:hAnsi="Linux Biolinum" w:cs="Linux Biolinum"/>
            <w:bCs/>
            <w:iCs/>
            <w:szCs w:val="18"/>
            <w:lang w:eastAsia="zh-CN"/>
            <w14:ligatures w14:val="standard"/>
          </w:rPr>
          <w:delText>e</w:delText>
        </w:r>
      </w:del>
      <w:r w:rsidR="009E61E9" w:rsidRPr="001645E8">
        <w:rPr>
          <w:rFonts w:ascii="Linux Biolinum" w:eastAsia="SimSun" w:hAnsi="Linux Biolinum" w:cs="Linux Biolinum"/>
          <w:bCs/>
          <w:iCs/>
          <w:szCs w:val="18"/>
          <w:lang w:eastAsia="zh-CN"/>
          <w14:ligatures w14:val="standard"/>
        </w:rPr>
        <w:t xml:space="preserve">k </w:t>
      </w:r>
      <w:r w:rsidR="00C107D4" w:rsidRPr="001645E8">
        <w:rPr>
          <w:rFonts w:ascii="Linux Biolinum" w:eastAsia="SimSun" w:hAnsi="Linux Biolinum" w:cs="Linux Biolinum"/>
          <w:bCs/>
          <w:iCs/>
          <w:szCs w:val="18"/>
          <w:lang w:eastAsia="zh-CN"/>
          <w14:ligatures w14:val="standard"/>
        </w:rPr>
        <w:t>intra cell type</w:t>
      </w:r>
      <w:r w:rsidR="009E61E9" w:rsidRPr="001645E8">
        <w:rPr>
          <w:rFonts w:ascii="Linux Biolinum" w:eastAsia="SimSun" w:hAnsi="Linux Biolinum" w:cs="Linux Biolinum"/>
          <w:bCs/>
          <w:iCs/>
          <w:szCs w:val="18"/>
          <w:lang w:eastAsia="zh-CN"/>
          <w14:ligatures w14:val="standard"/>
        </w:rPr>
        <w:t xml:space="preserve"> communication</w:t>
      </w:r>
      <w:r w:rsidR="003B4300" w:rsidRPr="001645E8">
        <w:rPr>
          <w:rFonts w:ascii="Linux Biolinum" w:eastAsia="SimSun" w:hAnsi="Linux Biolinum" w:cs="Linux Biolinum"/>
          <w:bCs/>
          <w:iCs/>
          <w:szCs w:val="18"/>
          <w:lang w:eastAsia="zh-CN"/>
          <w14:ligatures w14:val="standard"/>
        </w:rPr>
        <w:t xml:space="preserve"> and vice versa</w:t>
      </w:r>
      <w:r w:rsidR="00711A77" w:rsidRPr="001645E8">
        <w:rPr>
          <w:rFonts w:ascii="Linux Biolinum" w:eastAsia="SimSun" w:hAnsi="Linux Biolinum" w:cs="Linux Biolinum"/>
          <w:bCs/>
          <w:iCs/>
          <w:szCs w:val="18"/>
          <w:lang w:eastAsia="zh-CN"/>
          <w14:ligatures w14:val="standard"/>
        </w:rPr>
        <w:t>.</w:t>
      </w:r>
      <w:r w:rsidR="00660E03" w:rsidRPr="001645E8">
        <w:rPr>
          <w:rFonts w:ascii="Linux Biolinum" w:eastAsia="SimSun" w:hAnsi="Linux Biolinum" w:cs="Linux Biolinum"/>
          <w:bCs/>
          <w:iCs/>
          <w:szCs w:val="18"/>
          <w:lang w:eastAsia="zh-CN"/>
          <w14:ligatures w14:val="standard"/>
        </w:rPr>
        <w:t xml:space="preserve"> According to this rule, a</w:t>
      </w:r>
      <w:r w:rsidR="00946342" w:rsidRPr="001645E8">
        <w:rPr>
          <w:rFonts w:ascii="Linux Biolinum" w:eastAsia="SimSun" w:hAnsi="Linux Biolinum" w:cs="Linux Biolinum"/>
          <w:bCs/>
          <w:iCs/>
          <w:szCs w:val="18"/>
          <w:lang w:eastAsia="zh-CN"/>
          <w14:ligatures w14:val="standard"/>
        </w:rPr>
        <w:t xml:space="preserve"> score of communication between the cell type</w:t>
      </w:r>
      <w:r w:rsidR="00660E03" w:rsidRPr="001645E8">
        <w:rPr>
          <w:rFonts w:ascii="Linux Biolinum" w:eastAsia="SimSun" w:hAnsi="Linux Biolinum" w:cs="Linux Biolinum"/>
          <w:bCs/>
          <w:iCs/>
          <w:szCs w:val="18"/>
          <w:lang w:eastAsia="zh-CN"/>
          <w14:ligatures w14:val="standard"/>
        </w:rPr>
        <w:t xml:space="preserve"> </w:t>
      </w:r>
      <m:oMath>
        <m:r>
          <w:rPr>
            <w:rFonts w:ascii="Cambria Math" w:eastAsia="SimSun" w:hAnsi="Cambria Math" w:cs="Linux Biolinum"/>
            <w:szCs w:val="18"/>
            <w:lang w:eastAsia="zh-CN"/>
            <w14:ligatures w14:val="standard"/>
          </w:rPr>
          <m:t>α</m:t>
        </m:r>
      </m:oMath>
      <w:r w:rsidR="00660E03" w:rsidRPr="001645E8">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ED472B" w:rsidRPr="001645E8">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00660E03" w:rsidRPr="001645E8">
        <w:rPr>
          <w:rFonts w:ascii="Linux Biolinum" w:eastAsia="SimSun" w:hAnsi="Linux Biolinum" w:cs="Linux Biolinum"/>
          <w:bCs/>
          <w:iCs/>
          <w:szCs w:val="18"/>
          <w:lang w:eastAsia="zh-CN"/>
          <w14:ligatures w14:val="standard"/>
        </w:rPr>
        <w:t xml:space="preserve"> </w:t>
      </w:r>
      <w:del w:id="55" w:author="Pujan Joshi" w:date="2022-05-13T12:52:00Z">
        <w:r w:rsidR="00946342" w:rsidRPr="001645E8" w:rsidDel="00223969">
          <w:rPr>
            <w:rFonts w:ascii="Linux Biolinum" w:eastAsia="SimSun" w:hAnsi="Linux Biolinum" w:cs="Linux Biolinum"/>
            <w:bCs/>
            <w:iCs/>
            <w:szCs w:val="18"/>
            <w:lang w:eastAsia="zh-CN"/>
            <w14:ligatures w14:val="standard"/>
          </w:rPr>
          <w:delText xml:space="preserve">are </w:delText>
        </w:r>
      </w:del>
      <w:ins w:id="56" w:author="Pujan Joshi" w:date="2022-05-13T12:52:00Z">
        <w:r w:rsidR="00223969" w:rsidRPr="001645E8">
          <w:rPr>
            <w:rFonts w:ascii="Linux Biolinum" w:eastAsia="SimSun" w:hAnsi="Linux Biolinum" w:cs="Linux Biolinum"/>
            <w:bCs/>
            <w:iCs/>
            <w:szCs w:val="18"/>
            <w:lang w:eastAsia="zh-CN"/>
            <w14:ligatures w14:val="standard"/>
          </w:rPr>
          <w:t>is</w:t>
        </w:r>
        <w:r w:rsidR="00223969" w:rsidRPr="001645E8">
          <w:rPr>
            <w:rFonts w:ascii="Linux Biolinum" w:eastAsia="SimSun" w:hAnsi="Linux Biolinum" w:cs="Linux Biolinum"/>
            <w:bCs/>
            <w:iCs/>
            <w:szCs w:val="18"/>
            <w:lang w:eastAsia="zh-CN"/>
            <w14:ligatures w14:val="standard"/>
          </w:rPr>
          <w:t xml:space="preserve"> </w:t>
        </w:r>
      </w:ins>
      <w:r w:rsidR="00946342" w:rsidRPr="001645E8">
        <w:rPr>
          <w:rFonts w:ascii="Linux Biolinum" w:eastAsia="SimSun" w:hAnsi="Linux Biolinum" w:cs="Linux Biolinum"/>
          <w:bCs/>
          <w:iCs/>
          <w:szCs w:val="18"/>
          <w:lang w:eastAsia="zh-CN"/>
          <w14:ligatures w14:val="standard"/>
        </w:rPr>
        <w:t xml:space="preserve">computed using </w:t>
      </w:r>
      <w:del w:id="57" w:author="Pujan Joshi" w:date="2022-05-13T12:52:00Z">
        <w:r w:rsidR="00946342" w:rsidRPr="001645E8" w:rsidDel="00223969">
          <w:rPr>
            <w:rFonts w:ascii="Linux Biolinum" w:eastAsia="SimSun" w:hAnsi="Linux Biolinum" w:cs="Linux Biolinum"/>
            <w:bCs/>
            <w:iCs/>
            <w:szCs w:val="18"/>
            <w:lang w:eastAsia="zh-CN"/>
            <w14:ligatures w14:val="standard"/>
          </w:rPr>
          <w:delText xml:space="preserve">equation given in </w:delText>
        </w:r>
      </w:del>
      <w:r w:rsidR="00946342" w:rsidRPr="001645E8">
        <w:rPr>
          <w:rFonts w:ascii="Linux Biolinum" w:eastAsia="SimSun" w:hAnsi="Linux Biolinum" w:cs="Linux Biolinum"/>
          <w:bCs/>
          <w:iCs/>
          <w:szCs w:val="18"/>
          <w:lang w:eastAsia="zh-CN"/>
          <w14:ligatures w14:val="standard"/>
        </w:rPr>
        <w:t>Eq.</w:t>
      </w:r>
      <w:r w:rsidR="00F91AF7" w:rsidRPr="001645E8">
        <w:rPr>
          <w:rFonts w:ascii="Linux Biolinum" w:eastAsia="SimSun" w:hAnsi="Linux Biolinum" w:cs="Linux Biolinum"/>
          <w:bCs/>
          <w:iCs/>
          <w:szCs w:val="18"/>
          <w:lang w:eastAsia="zh-CN"/>
          <w14:ligatures w14:val="standard"/>
        </w:rPr>
        <w:t>5</w:t>
      </w:r>
      <w:r w:rsidR="00946342" w:rsidRPr="001645E8">
        <w:rPr>
          <w:rFonts w:ascii="Linux Biolinum" w:eastAsia="SimSun" w:hAnsi="Linux Biolinum" w:cs="Linux Biolinum"/>
          <w:bCs/>
          <w:iCs/>
          <w:szCs w:val="18"/>
          <w:lang w:eastAsia="zh-CN"/>
          <w14:ligatures w14:val="standard"/>
        </w:rPr>
        <w:t>.</w:t>
      </w:r>
      <w:r w:rsidR="00660E03" w:rsidRPr="001645E8">
        <w:rPr>
          <w:rFonts w:ascii="Linux Biolinum" w:eastAsia="SimSun" w:hAnsi="Linux Biolinum" w:cs="Linux Biolinum"/>
          <w:bCs/>
          <w:iCs/>
          <w:szCs w:val="18"/>
          <w:lang w:eastAsia="zh-CN"/>
          <w14:ligatures w14:val="standard"/>
        </w:rPr>
        <w:t xml:space="preserve"> </w:t>
      </w:r>
      <w:r w:rsidR="00946342" w:rsidRPr="001645E8">
        <w:rPr>
          <w:rFonts w:ascii="Linux Biolinum" w:eastAsia="SimSun" w:hAnsi="Linux Biolinum" w:cs="Linux Biolinum"/>
          <w:bCs/>
          <w:iCs/>
          <w:szCs w:val="18"/>
          <w:lang w:eastAsia="zh-CN"/>
          <w14:ligatures w14:val="standard"/>
        </w:rPr>
        <w:t xml:space="preserve"> </w:t>
      </w:r>
    </w:p>
    <w:p w14:paraId="59DB714A" w14:textId="4AE562CE" w:rsidR="00AB4FF3" w:rsidRPr="002B0C0F" w:rsidRDefault="00E7031E" w:rsidP="002B0C0F">
      <w:pPr>
        <w:pStyle w:val="AbsHead"/>
        <w:rPr>
          <w:rFonts w:eastAsia="SimSun" w:cstheme="minorBidi"/>
          <w:lang w:eastAsia="zh-CN"/>
        </w:rPr>
      </w:pPr>
      <m:oMathPara>
        <m:oMath>
          <m:r>
            <m:rPr>
              <m:sty m:val="p"/>
            </m:rPr>
            <w:rPr>
              <w:rFonts w:eastAsia="SimSun" w:cs="Linux Biolinum"/>
            </w:rPr>
            <m:t xml:space="preserve">                      </m:t>
          </m:r>
          <m:sSub>
            <m:sSubPr>
              <m:ctrlPr/>
            </m:sSubPr>
            <m:e>
              <m:r>
                <m:t>C</m:t>
              </m:r>
            </m:e>
            <m:sub>
              <m:r>
                <m:t>jαβ</m:t>
              </m:r>
            </m:sub>
          </m:sSub>
          <m:r>
            <m:rPr>
              <m:sty m:val="p"/>
            </m:rPr>
            <m:t>=</m:t>
          </m:r>
          <m:f>
            <m:fPr>
              <m:ctrlPr/>
            </m:fPr>
            <m:num>
              <m:r>
                <w:rPr>
                  <w:rFonts w:cstheme="minorBidi"/>
                </w:rPr>
                <m:t>S</m:t>
              </m:r>
              <m:sSub>
                <m:sSubPr>
                  <m:ctrlPr>
                    <w:rPr>
                      <w:rFonts w:cstheme="minorBidi"/>
                    </w:rPr>
                  </m:ctrlPr>
                </m:sSubPr>
                <m:e>
                  <m:r>
                    <w:rPr>
                      <w:rFonts w:cstheme="minorBidi"/>
                    </w:rPr>
                    <m:t>L</m:t>
                  </m:r>
                </m:e>
                <m:sub>
                  <m:r>
                    <w:rPr>
                      <w:rFonts w:cstheme="minorBidi"/>
                    </w:rPr>
                    <m:t>αj</m:t>
                  </m:r>
                </m:sub>
              </m:sSub>
              <m:r>
                <m:rPr>
                  <m:sty m:val="p"/>
                </m:rPr>
                <m:t>*</m:t>
              </m:r>
              <m:r>
                <m:t>S</m:t>
              </m:r>
              <m:sSub>
                <m:sSubPr>
                  <m:ctrlPr/>
                </m:sSubPr>
                <m:e>
                  <m:r>
                    <m:t>R</m:t>
                  </m:r>
                </m:e>
                <m:sub>
                  <m:r>
                    <m:t>βj</m:t>
                  </m:r>
                </m:sub>
              </m:sSub>
            </m:num>
            <m:den>
              <m:r>
                <w:rPr>
                  <w:rFonts w:cstheme="minorBidi"/>
                </w:rPr>
                <m:t>S</m:t>
              </m:r>
              <m:sSub>
                <m:sSubPr>
                  <m:ctrlPr>
                    <w:rPr>
                      <w:rFonts w:cstheme="minorBidi"/>
                    </w:rPr>
                  </m:ctrlPr>
                </m:sSubPr>
                <m:e>
                  <m:r>
                    <w:rPr>
                      <w:rFonts w:cstheme="minorBidi"/>
                    </w:rPr>
                    <m:t>L</m:t>
                  </m:r>
                </m:e>
                <m:sub>
                  <m:r>
                    <w:rPr>
                      <w:rFonts w:cstheme="minorBidi"/>
                    </w:rPr>
                    <m:t>αj</m:t>
                  </m:r>
                </m:sub>
              </m:sSub>
              <m:r>
                <m:rPr>
                  <m:sty m:val="p"/>
                </m:rPr>
                <m:t>*</m:t>
              </m:r>
              <m:r>
                <m:t>S</m:t>
              </m:r>
              <m:sSub>
                <m:sSubPr>
                  <m:ctrlPr/>
                </m:sSubPr>
                <m:e>
                  <m:r>
                    <m:t>R</m:t>
                  </m:r>
                </m:e>
                <m:sub>
                  <m:r>
                    <m:t>αj</m:t>
                  </m:r>
                </m:sub>
              </m:sSub>
              <m:r>
                <m:rPr>
                  <m:sty m:val="p"/>
                </m:rPr>
                <m:t>+</m:t>
              </m:r>
              <m:r>
                <m:t>S</m:t>
              </m:r>
              <m:sSub>
                <m:sSubPr>
                  <m:ctrlPr/>
                </m:sSubPr>
                <m:e>
                  <m:r>
                    <m:t>L</m:t>
                  </m:r>
                </m:e>
                <m:sub>
                  <m:r>
                    <m:t>βj</m:t>
                  </m:r>
                </m:sub>
              </m:sSub>
              <m:r>
                <m:rPr>
                  <m:sty m:val="p"/>
                </m:rPr>
                <m:t>*</m:t>
              </m:r>
              <m:r>
                <m:t>S</m:t>
              </m:r>
              <m:sSub>
                <m:sSubPr>
                  <m:ctrlPr/>
                </m:sSubPr>
                <m:e>
                  <m:r>
                    <m:t>R</m:t>
                  </m:r>
                </m:e>
                <m:sub>
                  <m:r>
                    <m:t>βj</m:t>
                  </m:r>
                </m:sub>
              </m:sSub>
            </m:den>
          </m:f>
          <m:r>
            <m:rPr>
              <m:sty m:val="p"/>
            </m:rPr>
            <m:t xml:space="preserve">                     (5)</m:t>
          </m:r>
        </m:oMath>
      </m:oMathPara>
    </w:p>
    <w:p w14:paraId="00E8A6A6" w14:textId="3CF4D760" w:rsidR="00FD1482" w:rsidRPr="002B0C0F" w:rsidRDefault="00E7031E" w:rsidP="002B0C0F">
      <w:pPr>
        <w:pStyle w:val="AbsHead"/>
      </w:pPr>
      <w:r w:rsidRPr="002B0C0F">
        <w:t xml:space="preserve">Here </w:t>
      </w:r>
      <m:oMath>
        <m:r>
          <m:t>S</m:t>
        </m:r>
        <m:sSub>
          <m:sSubPr>
            <m:ctrlPr/>
          </m:sSubPr>
          <m:e>
            <m:r>
              <m:t>L</m:t>
            </m:r>
          </m:e>
          <m:sub>
            <m:r>
              <m:t>αj</m:t>
            </m:r>
          </m:sub>
        </m:sSub>
      </m:oMath>
      <w:r w:rsidRPr="002B0C0F">
        <w:t xml:space="preserve"> and </w:t>
      </w:r>
      <m:oMath>
        <m:r>
          <m:t>S</m:t>
        </m:r>
        <m:sSub>
          <m:sSubPr>
            <m:ctrlPr/>
          </m:sSubPr>
          <m:e>
            <m:r>
              <m:t>R</m:t>
            </m:r>
          </m:e>
          <m:sub>
            <m:r>
              <m:t>αj</m:t>
            </m:r>
          </m:sub>
        </m:sSub>
      </m:oMath>
      <w:r w:rsidRPr="002B0C0F">
        <w:t xml:space="preserve"> represent the CLR and CRR score in cell group </w:t>
      </w:r>
      <m:oMath>
        <m:r>
          <m:t>α</m:t>
        </m:r>
      </m:oMath>
      <w:r w:rsidR="003F7186" w:rsidRPr="002B0C0F">
        <w:t xml:space="preserve"> and were computed using Eq. </w:t>
      </w:r>
      <w:r w:rsidR="001058D5" w:rsidRPr="002B0C0F">
        <w:t>6</w:t>
      </w:r>
      <w:r w:rsidR="006D7F37" w:rsidRPr="002B0C0F">
        <w:t xml:space="preserve">a and </w:t>
      </w:r>
      <w:r w:rsidR="001058D5" w:rsidRPr="002B0C0F">
        <w:t>6</w:t>
      </w:r>
      <w:r w:rsidR="006D7F37" w:rsidRPr="002B0C0F">
        <w:t>b</w:t>
      </w:r>
      <w:r w:rsidR="003F7186" w:rsidRPr="002B0C0F">
        <w:t xml:space="preserve">. </w:t>
      </w:r>
      <m:oMath>
        <m:r>
          <m:t>S</m:t>
        </m:r>
        <m:sSub>
          <m:sSubPr>
            <m:ctrlPr/>
          </m:sSubPr>
          <m:e>
            <m:r>
              <m:t>L</m:t>
            </m:r>
          </m:e>
          <m:sub>
            <m:r>
              <m:t>kj</m:t>
            </m:r>
          </m:sub>
        </m:sSub>
      </m:oMath>
      <w:r w:rsidR="006D7F37" w:rsidRPr="002B0C0F">
        <w:t xml:space="preserve"> and </w:t>
      </w:r>
      <m:oMath>
        <m:r>
          <m:t>S</m:t>
        </m:r>
        <m:sSub>
          <m:sSubPr>
            <m:ctrlPr/>
          </m:sSubPr>
          <m:e>
            <m:r>
              <m:t>R</m:t>
            </m:r>
          </m:e>
          <m:sub>
            <m:r>
              <m:t>kj</m:t>
            </m:r>
          </m:sub>
        </m:sSub>
      </m:oMath>
      <w:r w:rsidR="006D7F37" w:rsidRPr="002B0C0F">
        <w:t xml:space="preserve"> stands for the score of communication route </w:t>
      </w:r>
      <m:oMath>
        <m:r>
          <m:t>j</m:t>
        </m:r>
      </m:oMath>
      <w:r w:rsidR="006D7F37" w:rsidRPr="002B0C0F">
        <w:t xml:space="preserve"> for cell </w:t>
      </w:r>
      <m:oMath>
        <m:r>
          <m:t>k</m:t>
        </m:r>
      </m:oMath>
      <w:r w:rsidR="006D7F37" w:rsidRPr="002B0C0F">
        <w:t xml:space="preserve"> in cell group </w:t>
      </w:r>
      <m:oMath>
        <m:r>
          <m:t>α</m:t>
        </m:r>
      </m:oMath>
      <w:r w:rsidR="006D7F37" w:rsidRPr="002B0C0F">
        <w:t>.</w:t>
      </w:r>
    </w:p>
    <w:p w14:paraId="4913DE32" w14:textId="432B340F" w:rsidR="00C571DE" w:rsidRPr="002B0C0F" w:rsidRDefault="006D7F37" w:rsidP="002B0C0F">
      <w:pPr>
        <w:pStyle w:val="AbsHead"/>
        <w:rPr>
          <w:rFonts w:ascii="Linux Biolinum" w:eastAsiaTheme="minorEastAsia" w:hAnsi="Linux Biolinum" w:cs="Linux Biolinum"/>
        </w:rPr>
      </w:pPr>
      <w:r w:rsidRPr="002B0C0F">
        <w:rPr>
          <w:rFonts w:ascii="Linux Biolinum" w:eastAsiaTheme="minorEastAsia" w:hAnsi="Linux Biolinum" w:cs="Linux Biolinum"/>
        </w:rPr>
        <w:t xml:space="preserve">        </w:t>
      </w:r>
      <m:oMath>
        <m:r>
          <m:rPr>
            <m:sty m:val="p"/>
          </m:rPr>
          <w:rPr>
            <w:rFonts w:eastAsiaTheme="minorEastAsia" w:cs="Linux Biolinum"/>
          </w:rPr>
          <m:t xml:space="preserve">          </m:t>
        </m:r>
        <m:r>
          <w:rPr>
            <w:rFonts w:cstheme="minorBidi"/>
          </w:rPr>
          <m:t>S</m:t>
        </m:r>
        <m:sSub>
          <m:sSubPr>
            <m:ctrlPr>
              <w:rPr>
                <w:rFonts w:cstheme="minorBidi"/>
              </w:rPr>
            </m:ctrlPr>
          </m:sSubPr>
          <m:e>
            <m:r>
              <w:rPr>
                <w:rFonts w:cstheme="minorBidi"/>
              </w:rPr>
              <m:t>L</m:t>
            </m:r>
          </m:e>
          <m:sub>
            <m:r>
              <w:rPr>
                <w:rFonts w:cstheme="minorBidi"/>
              </w:rPr>
              <m:t>αj</m:t>
            </m:r>
          </m:sub>
        </m:sSub>
        <m:r>
          <m:rPr>
            <m:sty m:val="p"/>
          </m:rPr>
          <m:t xml:space="preserve">= </m:t>
        </m:r>
        <m:rad>
          <m:radPr>
            <m:ctrlPr/>
          </m:radPr>
          <m:deg>
            <m:r>
              <m:t>n</m:t>
            </m:r>
          </m:deg>
          <m:e>
            <m:r>
              <m:t>S</m:t>
            </m:r>
            <m:sSub>
              <m:sSubPr>
                <m:ctrlPr/>
              </m:sSubPr>
              <m:e>
                <m:r>
                  <m:t>L</m:t>
                </m:r>
              </m:e>
              <m:sub>
                <m:r>
                  <m:rPr>
                    <m:sty m:val="p"/>
                  </m:rPr>
                  <m:t>1</m:t>
                </m:r>
                <m:r>
                  <m:t>j</m:t>
                </m:r>
              </m:sub>
            </m:sSub>
            <m:r>
              <m:rPr>
                <m:sty m:val="p"/>
              </m:rPr>
              <m:t>*…*</m:t>
            </m:r>
            <m:r>
              <m:t>S</m:t>
            </m:r>
            <m:sSub>
              <m:sSubPr>
                <m:ctrlPr/>
              </m:sSubPr>
              <m:e>
                <m:r>
                  <m:t>L</m:t>
                </m:r>
              </m:e>
              <m:sub>
                <m:r>
                  <m:t>kj</m:t>
                </m:r>
              </m:sub>
            </m:sSub>
            <m:r>
              <m:rPr>
                <m:sty m:val="p"/>
              </m:rPr>
              <m:t>*…*</m:t>
            </m:r>
            <m:r>
              <m:t>S</m:t>
            </m:r>
            <m:sSub>
              <m:sSubPr>
                <m:ctrlPr/>
              </m:sSubPr>
              <m:e>
                <m:r>
                  <m:t>L</m:t>
                </m:r>
              </m:e>
              <m:sub>
                <m:r>
                  <m:t>nj</m:t>
                </m:r>
              </m:sub>
            </m:sSub>
          </m:e>
        </m:rad>
        <m:r>
          <m:rPr>
            <m:sty m:val="p"/>
          </m:rPr>
          <m:t xml:space="preserve">                     </m:t>
        </m:r>
        <m:d>
          <m:dPr>
            <m:ctrlPr/>
          </m:dPr>
          <m:e>
            <m:r>
              <m:rPr>
                <m:sty m:val="p"/>
              </m:rPr>
              <m:t>6</m:t>
            </m:r>
            <m:r>
              <m:t>a</m:t>
            </m:r>
          </m:e>
        </m:d>
      </m:oMath>
      <w:r w:rsidRPr="002B0C0F">
        <w:rPr>
          <w:rFonts w:ascii="Linux Biolinum" w:eastAsiaTheme="minorEastAsia" w:hAnsi="Linux Biolinum" w:cs="Linux Biolinum"/>
        </w:rPr>
        <w:t xml:space="preserve"> </w:t>
      </w:r>
    </w:p>
    <w:p w14:paraId="382CE41A" w14:textId="0E91142B" w:rsidR="00761777" w:rsidRPr="002B0C0F" w:rsidRDefault="00DF2172" w:rsidP="002B0C0F">
      <w:pPr>
        <w:pStyle w:val="AbsHead"/>
        <w:rPr>
          <w:rFonts w:ascii="Linux Biolinum" w:hAnsi="Linux Biolinum"/>
        </w:rPr>
      </w:pPr>
      <m:oMathPara>
        <m:oMathParaPr>
          <m:jc m:val="left"/>
        </m:oMathParaPr>
        <m:oMath>
          <m:r>
            <m:rPr>
              <m:sty m:val="p"/>
            </m:rPr>
            <w:rPr>
              <w:rFonts w:cstheme="minorBidi"/>
            </w:rPr>
            <m:t xml:space="preserve">                  </m:t>
          </m:r>
          <m:r>
            <m:t>S</m:t>
          </m:r>
          <m:sSub>
            <m:sSubPr>
              <m:ctrlPr/>
            </m:sSubPr>
            <m:e>
              <m:r>
                <m:t>R</m:t>
              </m:r>
            </m:e>
            <m:sub>
              <m:r>
                <m:t>αj</m:t>
              </m:r>
            </m:sub>
          </m:sSub>
          <m:r>
            <m:rPr>
              <m:sty m:val="p"/>
            </m:rPr>
            <m:t xml:space="preserve">= </m:t>
          </m:r>
          <m:rad>
            <m:radPr>
              <m:ctrlPr/>
            </m:radPr>
            <m:deg>
              <m:r>
                <m:t>n</m:t>
              </m:r>
            </m:deg>
            <m:e>
              <m:r>
                <m:t>S</m:t>
              </m:r>
              <m:sSub>
                <m:sSubPr>
                  <m:ctrlPr/>
                </m:sSubPr>
                <m:e>
                  <m:r>
                    <m:t>R</m:t>
                  </m:r>
                </m:e>
                <m:sub>
                  <m:r>
                    <m:rPr>
                      <m:sty m:val="p"/>
                    </m:rPr>
                    <m:t>1</m:t>
                  </m:r>
                  <m:r>
                    <m:t>j</m:t>
                  </m:r>
                </m:sub>
              </m:sSub>
              <m:r>
                <m:rPr>
                  <m:sty m:val="p"/>
                </m:rPr>
                <m:t>*…*</m:t>
              </m:r>
              <m:r>
                <m:t>S</m:t>
              </m:r>
              <m:sSub>
                <m:sSubPr>
                  <m:ctrlPr/>
                </m:sSubPr>
                <m:e>
                  <m:r>
                    <m:t>R</m:t>
                  </m:r>
                </m:e>
                <m:sub>
                  <m:r>
                    <m:t>kj</m:t>
                  </m:r>
                </m:sub>
              </m:sSub>
              <m:r>
                <m:rPr>
                  <m:sty m:val="p"/>
                </m:rPr>
                <m:t>*…*</m:t>
              </m:r>
              <m:r>
                <m:t>S</m:t>
              </m:r>
              <m:sSub>
                <m:sSubPr>
                  <m:ctrlPr/>
                </m:sSubPr>
                <m:e>
                  <m:r>
                    <m:t>R</m:t>
                  </m:r>
                </m:e>
                <m:sub>
                  <m:r>
                    <m:t>nj</m:t>
                  </m:r>
                </m:sub>
              </m:sSub>
            </m:e>
          </m:rad>
          <m:r>
            <m:rPr>
              <m:sty m:val="p"/>
            </m:rPr>
            <m:t xml:space="preserve">                    (6</m:t>
          </m:r>
          <m:r>
            <m:t>b</m:t>
          </m:r>
          <m:r>
            <m:rPr>
              <m:sty m:val="p"/>
            </m:rPr>
            <m:t>)</m:t>
          </m:r>
        </m:oMath>
      </m:oMathPara>
    </w:p>
    <w:p w14:paraId="0C7E2F48" w14:textId="123292CD" w:rsidR="006D7F37" w:rsidRPr="002B0C0F" w:rsidRDefault="00036A70" w:rsidP="002B0C0F">
      <w:pPr>
        <w:pStyle w:val="AbsHead"/>
      </w:pPr>
      <w:r w:rsidRPr="002B0C0F">
        <w:t xml:space="preserve">By </w:t>
      </w:r>
      <w:r w:rsidR="00F44A33" w:rsidRPr="002B0C0F">
        <w:t xml:space="preserve">checking the </w:t>
      </w:r>
      <w:r w:rsidR="004F4969" w:rsidRPr="002B0C0F">
        <w:t xml:space="preserve">communication </w:t>
      </w:r>
      <w:r w:rsidR="00C6501F" w:rsidRPr="002B0C0F">
        <w:t>score</w:t>
      </w:r>
      <w:r w:rsidR="004F4969" w:rsidRPr="002B0C0F">
        <w:t xml:space="preserve"> </w:t>
      </w:r>
      <m:oMath>
        <m:r>
          <m:rPr>
            <m:sty m:val="p"/>
          </m:rPr>
          <m:t>(</m:t>
        </m:r>
        <m:sSub>
          <m:sSubPr>
            <m:ctrlPr/>
          </m:sSubPr>
          <m:e>
            <m:r>
              <m:t>C</m:t>
            </m:r>
          </m:e>
          <m:sub>
            <m:r>
              <m:t>jαβ</m:t>
            </m:r>
          </m:sub>
        </m:sSub>
        <m:r>
          <m:rPr>
            <m:sty m:val="p"/>
          </m:rPr>
          <m:t>)</m:t>
        </m:r>
      </m:oMath>
      <w:r w:rsidR="004F4969" w:rsidRPr="002B0C0F">
        <w:t>, it is possible to infer</w:t>
      </w:r>
      <w:del w:id="58" w:author="Pujan Joshi" w:date="2022-05-13T12:57:00Z">
        <w:r w:rsidR="004F4969" w:rsidRPr="002B0C0F" w:rsidDel="00FE45E1">
          <w:delText>ence</w:delText>
        </w:r>
      </w:del>
      <w:r w:rsidR="004F4969" w:rsidRPr="002B0C0F">
        <w:t xml:space="preserve"> </w:t>
      </w:r>
      <w:r w:rsidR="0088356D" w:rsidRPr="002B0C0F">
        <w:t>the cell communication between</w:t>
      </w:r>
      <w:ins w:id="59" w:author="Pujan Joshi" w:date="2022-05-13T13:02:00Z">
        <w:r w:rsidR="00407712" w:rsidRPr="002B0C0F">
          <w:t xml:space="preserve"> all possible pairs of </w:t>
        </w:r>
        <w:proofErr w:type="spellStart"/>
        <w:r w:rsidR="00407712" w:rsidRPr="002B0C0F">
          <w:t>celltypes</w:t>
        </w:r>
      </w:ins>
      <w:proofErr w:type="spellEnd"/>
      <w:r w:rsidR="0088356D" w:rsidRPr="002B0C0F">
        <w:t xml:space="preserve"> </w:t>
      </w:r>
      <w:ins w:id="60" w:author="Pujan Joshi" w:date="2022-05-13T13:02:00Z">
        <w:r w:rsidR="00407712" w:rsidRPr="002B0C0F">
          <w:t xml:space="preserve">in </w:t>
        </w:r>
      </w:ins>
      <w:r w:rsidR="0088356D" w:rsidRPr="002B0C0F">
        <w:t xml:space="preserve">the </w:t>
      </w:r>
      <w:del w:id="61" w:author="Pujan Joshi" w:date="2022-05-13T13:02:00Z">
        <w:r w:rsidR="0088356D" w:rsidRPr="002B0C0F" w:rsidDel="00407712">
          <w:delText xml:space="preserve">whole </w:delText>
        </w:r>
      </w:del>
      <w:r w:rsidR="0088356D" w:rsidRPr="002B0C0F">
        <w:t xml:space="preserve">dataset. The higher score represents </w:t>
      </w:r>
      <w:del w:id="62" w:author="Pujan Joshi" w:date="2022-05-13T13:02:00Z">
        <w:r w:rsidR="0088356D" w:rsidRPr="002B0C0F" w:rsidDel="00407712">
          <w:delText xml:space="preserve">for a </w:delText>
        </w:r>
      </w:del>
      <w:r w:rsidR="0088356D" w:rsidRPr="002B0C0F">
        <w:t xml:space="preserve">higher probability </w:t>
      </w:r>
      <w:del w:id="63" w:author="Pujan Joshi" w:date="2022-05-13T13:03:00Z">
        <w:r w:rsidR="0088356D" w:rsidRPr="002B0C0F" w:rsidDel="00407712">
          <w:delText xml:space="preserve">that </w:delText>
        </w:r>
      </w:del>
      <w:ins w:id="64" w:author="Pujan Joshi" w:date="2022-05-13T13:03:00Z">
        <w:r w:rsidR="00407712" w:rsidRPr="002B0C0F">
          <w:t>of</w:t>
        </w:r>
        <w:r w:rsidR="00407712" w:rsidRPr="002B0C0F">
          <w:t xml:space="preserve"> </w:t>
        </w:r>
      </w:ins>
      <w:r w:rsidR="0088356D" w:rsidRPr="002B0C0F">
        <w:t xml:space="preserve">communication between </w:t>
      </w:r>
      <w:r w:rsidR="007E4E8A" w:rsidRPr="002B0C0F">
        <w:t>the cell</w:t>
      </w:r>
      <w:ins w:id="65" w:author="Pujan Joshi" w:date="2022-05-13T13:03:00Z">
        <w:r w:rsidR="00D25F32" w:rsidRPr="002B0C0F">
          <w:t>s</w:t>
        </w:r>
      </w:ins>
      <w:r w:rsidR="007E4E8A" w:rsidRPr="002B0C0F">
        <w:t xml:space="preserve"> in </w:t>
      </w:r>
      <w:r w:rsidR="0088356D" w:rsidRPr="002B0C0F">
        <w:t>two cell type</w:t>
      </w:r>
      <w:ins w:id="66" w:author="Pujan Joshi" w:date="2022-05-13T13:03:00Z">
        <w:r w:rsidR="00D25F32" w:rsidRPr="002B0C0F">
          <w:t>s</w:t>
        </w:r>
      </w:ins>
      <w:r w:rsidR="0088356D" w:rsidRPr="002B0C0F">
        <w:t xml:space="preserve"> </w:t>
      </w:r>
      <w:r w:rsidR="007F6CC1" w:rsidRPr="002B0C0F">
        <w:t xml:space="preserve">through the specific communication routes. </w:t>
      </w:r>
    </w:p>
    <w:p w14:paraId="36D1A5B9" w14:textId="3932E87F" w:rsidR="00660437" w:rsidRPr="001645E8" w:rsidRDefault="00660437" w:rsidP="00660437">
      <w:pPr>
        <w:pStyle w:val="Head2"/>
        <w:rPr>
          <w14:ligatures w14:val="standard"/>
        </w:rPr>
      </w:pPr>
      <w:r w:rsidRPr="001645E8">
        <w:rPr>
          <w:rStyle w:val="Label"/>
          <w14:ligatures w14:val="standard"/>
        </w:rPr>
        <w:t>2.5</w:t>
      </w:r>
      <w:r w:rsidRPr="001645E8">
        <w:rPr>
          <w14:ligatures w14:val="standard"/>
        </w:rPr>
        <w:t> </w:t>
      </w:r>
      <w:r w:rsidR="0099091A" w:rsidRPr="001645E8">
        <w:rPr>
          <w14:ligatures w14:val="standard"/>
        </w:rPr>
        <w:t>Identification of statistically significant intercellular communication</w:t>
      </w:r>
      <w:r w:rsidR="00C93F21" w:rsidRPr="001645E8">
        <w:rPr>
          <w14:ligatures w14:val="standard"/>
        </w:rPr>
        <w:t xml:space="preserve"> routes</w:t>
      </w:r>
      <w:r w:rsidRPr="001645E8">
        <w:rPr>
          <w14:ligatures w14:val="standard"/>
        </w:rPr>
        <w:t xml:space="preserve"> </w:t>
      </w:r>
    </w:p>
    <w:p w14:paraId="6F3EC50A" w14:textId="1D92CF9F" w:rsidR="00660437" w:rsidRPr="002B0C0F" w:rsidRDefault="00660437" w:rsidP="002B0C0F">
      <w:pPr>
        <w:pStyle w:val="AbsHead"/>
      </w:pPr>
      <w:del w:id="67" w:author="Pujan Joshi" w:date="2022-05-13T13:11:00Z">
        <w:r w:rsidRPr="002B0C0F" w:rsidDel="005D5813">
          <w:delText>To prove the inference of intercellular communication is not coin</w:delText>
        </w:r>
        <w:r w:rsidR="00C6501F" w:rsidRPr="002B0C0F" w:rsidDel="005D5813">
          <w:delText>cidence, the identification of statistically significance is necessary</w:delText>
        </w:r>
      </w:del>
      <w:r w:rsidR="00C6501F" w:rsidRPr="002B0C0F">
        <w:t>.</w:t>
      </w:r>
      <w:ins w:id="68" w:author="Pujan Joshi" w:date="2022-05-13T13:12:00Z">
        <w:r w:rsidR="005D5813" w:rsidRPr="002B0C0F">
          <w:t xml:space="preserve"> </w:t>
        </w:r>
      </w:ins>
      <w:r w:rsidR="00C6501F" w:rsidRPr="002B0C0F">
        <w:t xml:space="preserve"> The significant interactions between </w:t>
      </w:r>
      <w:del w:id="69" w:author="Pujan Joshi" w:date="2022-05-13T13:13:00Z">
        <w:r w:rsidR="00C6501F" w:rsidRPr="002B0C0F" w:rsidDel="00B842FD">
          <w:delText xml:space="preserve">two </w:delText>
        </w:r>
      </w:del>
      <w:r w:rsidR="00C6501F" w:rsidRPr="002B0C0F">
        <w:t>cell groups are identified using permutation test by randomly permuting the cell type label and then recalculating the communication score</w:t>
      </w:r>
      <w:r w:rsidR="009654FD" w:rsidRPr="002B0C0F">
        <w:t xml:space="preserve"> </w:t>
      </w:r>
      <m:oMath>
        <m:r>
          <m:rPr>
            <m:sty m:val="p"/>
          </m:rPr>
          <m:t>(</m:t>
        </m:r>
        <m:sSub>
          <m:sSubPr>
            <m:ctrlPr/>
          </m:sSubPr>
          <m:e>
            <m:r>
              <m:t>C</m:t>
            </m:r>
          </m:e>
          <m:sub>
            <m:r>
              <m:t>jαβ</m:t>
            </m:r>
          </m:sub>
        </m:sSub>
        <m:r>
          <m:rPr>
            <m:sty m:val="p"/>
          </m:rPr>
          <m:t>')</m:t>
        </m:r>
      </m:oMath>
      <w:r w:rsidR="00705B05" w:rsidRPr="002B0C0F">
        <w:t xml:space="preserve"> between cell type </w:t>
      </w:r>
      <m:oMath>
        <m:r>
          <m:t>α</m:t>
        </m:r>
      </m:oMath>
      <w:r w:rsidR="00705B05" w:rsidRPr="002B0C0F">
        <w:t xml:space="preserve"> and </w:t>
      </w:r>
      <m:oMath>
        <m:r>
          <m:t>β</m:t>
        </m:r>
      </m:oMath>
      <w:r w:rsidR="00705B05" w:rsidRPr="002B0C0F">
        <w:t xml:space="preserve"> through communication route pair </w:t>
      </w:r>
      <m:oMath>
        <m:r>
          <m:t>j</m:t>
        </m:r>
      </m:oMath>
      <w:r w:rsidR="002957C3" w:rsidRPr="002B0C0F">
        <w:t xml:space="preserve">. The p-value of each communication score </w:t>
      </w:r>
      <m:oMath>
        <m:r>
          <m:rPr>
            <m:sty m:val="p"/>
          </m:rPr>
          <m:t>(</m:t>
        </m:r>
        <m:sSub>
          <m:sSubPr>
            <m:ctrlPr/>
          </m:sSubPr>
          <m:e>
            <m:r>
              <m:t>C</m:t>
            </m:r>
          </m:e>
          <m:sub>
            <m:r>
              <m:t>jαβ</m:t>
            </m:r>
          </m:sub>
        </m:sSub>
        <m:r>
          <m:rPr>
            <m:sty m:val="p"/>
          </m:rPr>
          <m:t>)</m:t>
        </m:r>
      </m:oMath>
      <w:r w:rsidR="002957C3" w:rsidRPr="002B0C0F">
        <w:t xml:space="preserve"> is calculated using </w:t>
      </w:r>
      <w:r w:rsidR="00890255" w:rsidRPr="002B0C0F">
        <w:t>E</w:t>
      </w:r>
      <w:r w:rsidR="002957C3" w:rsidRPr="002B0C0F">
        <w:t>q</w:t>
      </w:r>
      <w:r w:rsidR="00890255" w:rsidRPr="002B0C0F">
        <w:t xml:space="preserve">. </w:t>
      </w:r>
      <w:r w:rsidR="00A4790F" w:rsidRPr="002B0C0F">
        <w:t>7</w:t>
      </w:r>
    </w:p>
    <w:p w14:paraId="499CE958" w14:textId="3BEDF28C" w:rsidR="00D26FFB" w:rsidRPr="002B0C0F" w:rsidRDefault="00D26FFB" w:rsidP="002B0C0F">
      <w:pPr>
        <w:pStyle w:val="AbsHead"/>
        <w:rPr>
          <w:rFonts w:eastAsia="SimSun" w:cstheme="minorBidi"/>
          <w:lang w:eastAsia="zh-CN"/>
        </w:rPr>
      </w:pPr>
      <m:oMathPara>
        <m:oMath>
          <m:r>
            <m:rPr>
              <m:sty m:val="p"/>
            </m:rPr>
            <w:rPr>
              <w:rFonts w:eastAsia="SimSun" w:cs="Linux Biolinum"/>
            </w:rPr>
            <m:t xml:space="preserve">      </m:t>
          </m:r>
          <m:r>
            <m:t>p</m:t>
          </m:r>
          <m:r>
            <w:del w:id="70" w:author="Pujan Joshi" w:date="2022-05-13T13:14:00Z">
              <m:rPr>
                <m:sty m:val="p"/>
              </m:rPr>
              <m:t>-</m:t>
            </w:del>
          </m:r>
          <m:r>
            <m:t>value</m:t>
          </m:r>
          <m:r>
            <m:rPr>
              <m:sty m:val="p"/>
            </m:rPr>
            <m:t>=1-</m:t>
          </m:r>
          <m:f>
            <m:fPr>
              <m:ctrlPr/>
            </m:fPr>
            <m:num>
              <m:d>
                <m:dPr>
                  <m:begChr m:val="{"/>
                  <m:endChr m:val="|"/>
                  <m:ctrlPr/>
                </m:dPr>
                <m:e>
                  <m:r>
                    <m:rPr>
                      <m:sty m:val="p"/>
                    </m:rPr>
                    <m:t>#</m:t>
                  </m:r>
                  <m:r>
                    <m:t>m</m:t>
                  </m:r>
                </m:e>
              </m:d>
              <m:sSup>
                <m:sSupPr>
                  <m:ctrlPr/>
                </m:sSupPr>
                <m:e>
                  <m:sSubSup>
                    <m:sSubSupPr>
                      <m:ctrlPr/>
                    </m:sSubSupPr>
                    <m:e>
                      <m:r>
                        <m:t>C</m:t>
                      </m:r>
                    </m:e>
                    <m:sub>
                      <m:r>
                        <m:t>jαβ</m:t>
                      </m:r>
                    </m:sub>
                    <m:sup>
                      <m:d>
                        <m:dPr>
                          <m:ctrlPr/>
                        </m:dPr>
                        <m:e>
                          <m:r>
                            <m:t>m</m:t>
                          </m:r>
                        </m:e>
                      </m:d>
                    </m:sup>
                  </m:sSubSup>
                </m:e>
                <m:sup>
                  <m:r>
                    <m:rPr>
                      <m:sty m:val="p"/>
                    </m:rPr>
                    <m:t>'</m:t>
                  </m:r>
                </m:sup>
              </m:sSup>
              <m:r>
                <m:rPr>
                  <m:sty m:val="p"/>
                </m:rPr>
                <m:t xml:space="preserve">≤ </m:t>
              </m:r>
              <m:sSub>
                <m:sSubPr>
                  <m:ctrlPr/>
                </m:sSubPr>
                <m:e>
                  <m:r>
                    <m:t>C</m:t>
                  </m:r>
                </m:e>
                <m:sub>
                  <m:r>
                    <m:t>jαβ</m:t>
                  </m:r>
                </m:sub>
              </m:sSub>
              <m:r>
                <m:rPr>
                  <m:sty m:val="p"/>
                </m:rPr>
                <m:t xml:space="preserve">, </m:t>
              </m:r>
              <m:r>
                <m:t>m</m:t>
              </m:r>
              <m:r>
                <m:rPr>
                  <m:sty m:val="p"/>
                </m:rPr>
                <m:t xml:space="preserve">=1,2, .. . , </m:t>
              </m:r>
              <m:r>
                <m:t>M</m:t>
              </m:r>
              <m:r>
                <m:rPr>
                  <m:sty m:val="p"/>
                </m:rPr>
                <m:t>}</m:t>
              </m:r>
            </m:num>
            <m:den>
              <m:r>
                <w:rPr>
                  <w:rFonts w:cstheme="minorBidi"/>
                </w:rPr>
                <m:t>M</m:t>
              </m:r>
            </m:den>
          </m:f>
          <m:r>
            <m:rPr>
              <m:sty m:val="p"/>
            </m:rPr>
            <m:t xml:space="preserve">    (7)</m:t>
          </m:r>
        </m:oMath>
      </m:oMathPara>
    </w:p>
    <w:p w14:paraId="225D581C" w14:textId="237E83FE" w:rsidR="00D26FFB" w:rsidRPr="002B0C0F" w:rsidRDefault="00F37376" w:rsidP="002B0C0F">
      <w:pPr>
        <w:pStyle w:val="AbsHead"/>
      </w:pPr>
      <w:r w:rsidRPr="002B0C0F">
        <w:t xml:space="preserve">Where the score </w:t>
      </w:r>
      <m:oMath>
        <m:sSubSup>
          <m:sSubSupPr>
            <m:ctrlPr/>
          </m:sSubSupPr>
          <m:e>
            <m:r>
              <m:t>C</m:t>
            </m:r>
          </m:e>
          <m:sub>
            <m:r>
              <m:t>jαβ</m:t>
            </m:r>
          </m:sub>
          <m:sup>
            <m:d>
              <m:dPr>
                <m:ctrlPr/>
              </m:dPr>
              <m:e>
                <m:r>
                  <m:t>m</m:t>
                </m:r>
              </m:e>
            </m:d>
          </m:sup>
        </m:sSubSup>
        <m:r>
          <m:rPr>
            <m:sty m:val="p"/>
          </m:rPr>
          <m:t>'</m:t>
        </m:r>
      </m:oMath>
      <w:r w:rsidRPr="002B0C0F">
        <w:t xml:space="preserve"> is the communication probability for the m-th permutation. M is the total number permutations </w:t>
      </w:r>
      <w:r w:rsidRPr="002B0C0F">
        <w:t xml:space="preserve">(default is 100). </w:t>
      </w:r>
      <w:r w:rsidR="00EC74DF" w:rsidRPr="002B0C0F">
        <w:t>The communications with p-value</w:t>
      </w:r>
      <w:r w:rsidR="008C3CDC" w:rsidRPr="002B0C0F">
        <w:t xml:space="preserve"> </w:t>
      </w:r>
      <w:r w:rsidR="00EC74DF" w:rsidRPr="002B0C0F">
        <w:t>&lt;</w:t>
      </w:r>
      <w:r w:rsidR="008C3CDC" w:rsidRPr="002B0C0F">
        <w:t xml:space="preserve"> </w:t>
      </w:r>
      <w:r w:rsidR="00EC74DF" w:rsidRPr="002B0C0F">
        <w:t xml:space="preserve">0.05 are considered as </w:t>
      </w:r>
      <w:r w:rsidR="00A264C8" w:rsidRPr="002B0C0F">
        <w:t>signifi</w:t>
      </w:r>
      <w:r w:rsidR="00DB261C" w:rsidRPr="002B0C0F">
        <w:t>c</w:t>
      </w:r>
      <w:r w:rsidR="00A264C8" w:rsidRPr="002B0C0F">
        <w:t>ant</w:t>
      </w:r>
      <w:r w:rsidR="00EC74DF" w:rsidRPr="002B0C0F">
        <w:t>.</w:t>
      </w:r>
    </w:p>
    <w:p w14:paraId="15CD10D2" w14:textId="59C3E41D" w:rsidR="003D5CEF" w:rsidRPr="001645E8" w:rsidRDefault="003D5CEF" w:rsidP="00EB656D">
      <w:pPr>
        <w:pStyle w:val="Head1"/>
      </w:pPr>
      <w:r w:rsidRPr="001645E8">
        <w:rPr>
          <w:rStyle w:val="Label"/>
          <w14:ligatures w14:val="standard"/>
        </w:rPr>
        <w:t>3</w:t>
      </w:r>
      <w:r w:rsidRPr="001645E8">
        <w:t> </w:t>
      </w:r>
      <w:r w:rsidRPr="001645E8">
        <w:t xml:space="preserve">Experiment results </w:t>
      </w:r>
    </w:p>
    <w:p w14:paraId="2D9C7CEB" w14:textId="61E4A760" w:rsidR="00F13FA5" w:rsidRPr="002B0C0F" w:rsidRDefault="00466A96" w:rsidP="002B0C0F">
      <w:pPr>
        <w:pStyle w:val="AbsHead"/>
      </w:pPr>
      <w:r w:rsidRPr="002B0C0F">
        <w:t>To demonstr</w:t>
      </w:r>
      <w:r w:rsidR="00570C9D" w:rsidRPr="002B0C0F">
        <w:t>ate</w:t>
      </w:r>
      <w:r w:rsidRPr="002B0C0F">
        <w:t xml:space="preserve"> </w:t>
      </w:r>
      <w:r w:rsidR="005C1F32" w:rsidRPr="002B0C0F">
        <w:t xml:space="preserve">the correctness and practicality of </w:t>
      </w:r>
      <w:proofErr w:type="spellStart"/>
      <w:r w:rsidR="005C1F32" w:rsidRPr="002B0C0F">
        <w:t>rCom</w:t>
      </w:r>
      <w:proofErr w:type="spellEnd"/>
      <w:r w:rsidR="00914A30" w:rsidRPr="002B0C0F">
        <w:t xml:space="preserve">. </w:t>
      </w:r>
      <w:ins w:id="71" w:author="Pujan Joshi" w:date="2022-05-13T13:14:00Z">
        <w:r w:rsidR="00B842FD" w:rsidRPr="002B0C0F">
          <w:t>w</w:t>
        </w:r>
      </w:ins>
      <w:del w:id="72" w:author="Pujan Joshi" w:date="2022-05-13T13:14:00Z">
        <w:r w:rsidR="00914A30" w:rsidRPr="002B0C0F" w:rsidDel="00B842FD">
          <w:delText>W</w:delText>
        </w:r>
      </w:del>
      <w:r w:rsidR="00914A30" w:rsidRPr="002B0C0F">
        <w:t xml:space="preserve">e </w:t>
      </w:r>
      <w:r w:rsidR="00E456DB" w:rsidRPr="002B0C0F">
        <w:t>show</w:t>
      </w:r>
      <w:r w:rsidR="00914A30" w:rsidRPr="002B0C0F">
        <w:t xml:space="preserve"> </w:t>
      </w:r>
      <w:r w:rsidR="00E456DB" w:rsidRPr="002B0C0F">
        <w:t>how</w:t>
      </w:r>
      <w:r w:rsidR="00821D43" w:rsidRPr="002B0C0F">
        <w:t xml:space="preserve"> two</w:t>
      </w:r>
      <w:r w:rsidR="00AC2109" w:rsidRPr="002B0C0F">
        <w:t xml:space="preserve"> independent</w:t>
      </w:r>
      <w:r w:rsidR="00E456DB" w:rsidRPr="002B0C0F">
        <w:t xml:space="preserve"> </w:t>
      </w:r>
      <w:r w:rsidR="00914A30" w:rsidRPr="002B0C0F">
        <w:t xml:space="preserve">single cell datasets </w:t>
      </w:r>
      <w:r w:rsidR="00E456DB" w:rsidRPr="002B0C0F">
        <w:t xml:space="preserve">can be analyzed using </w:t>
      </w:r>
      <w:proofErr w:type="spellStart"/>
      <w:r w:rsidR="00E456DB" w:rsidRPr="002B0C0F">
        <w:t>rCom</w:t>
      </w:r>
      <w:proofErr w:type="spellEnd"/>
      <w:r w:rsidR="00E456DB" w:rsidRPr="002B0C0F">
        <w:t xml:space="preserve"> with 4 biological knowledge databases</w:t>
      </w:r>
      <w:r w:rsidR="00EC61FF" w:rsidRPr="002B0C0F">
        <w:t xml:space="preserve"> as mentioned </w:t>
      </w:r>
      <w:r w:rsidR="00F13FA5" w:rsidRPr="002B0C0F">
        <w:t>in methods part</w:t>
      </w:r>
      <w:r w:rsidR="00E456DB" w:rsidRPr="002B0C0F">
        <w:t>.</w:t>
      </w:r>
      <w:r w:rsidR="00F13FA5" w:rsidRPr="002B0C0F">
        <w:t xml:space="preserve"> We </w:t>
      </w:r>
      <w:r w:rsidR="00144CC7" w:rsidRPr="002B0C0F">
        <w:t xml:space="preserve">built 2 </w:t>
      </w:r>
      <w:proofErr w:type="spellStart"/>
      <w:r w:rsidR="00144CC7" w:rsidRPr="002B0C0F">
        <w:t>rICRNs</w:t>
      </w:r>
      <w:proofErr w:type="spellEnd"/>
      <w:r w:rsidR="00144CC7" w:rsidRPr="002B0C0F">
        <w:t xml:space="preserve"> based on the</w:t>
      </w:r>
      <w:r w:rsidR="00083A07" w:rsidRPr="002B0C0F">
        <w:t xml:space="preserve"> number</w:t>
      </w:r>
      <w:r w:rsidR="00144CC7" w:rsidRPr="002B0C0F">
        <w:t xml:space="preserve"> significant communication route pairs</w:t>
      </w:r>
      <w:r w:rsidR="0062507D" w:rsidRPr="002B0C0F">
        <w:t xml:space="preserve"> </w:t>
      </w:r>
      <w:r w:rsidR="00F13FA5" w:rsidRPr="002B0C0F">
        <w:t xml:space="preserve">and </w:t>
      </w:r>
      <w:r w:rsidR="0062507D" w:rsidRPr="002B0C0F">
        <w:t>validate</w:t>
      </w:r>
      <w:r w:rsidR="00F13FA5" w:rsidRPr="002B0C0F">
        <w:t xml:space="preserve"> </w:t>
      </w:r>
      <w:r w:rsidR="00F80391" w:rsidRPr="002B0C0F">
        <w:t xml:space="preserve">the result </w:t>
      </w:r>
      <w:r w:rsidR="0055318F" w:rsidRPr="002B0C0F">
        <w:t>by checking the</w:t>
      </w:r>
      <w:r w:rsidR="00FD254D" w:rsidRPr="002B0C0F">
        <w:t xml:space="preserve"> violin plot </w:t>
      </w:r>
      <w:r w:rsidR="001C744E" w:rsidRPr="002B0C0F">
        <w:t xml:space="preserve">for </w:t>
      </w:r>
      <w:r w:rsidR="0055318F" w:rsidRPr="002B0C0F">
        <w:t>gene expression value of ligand and receptor</w:t>
      </w:r>
      <w:r w:rsidR="00AD03E4" w:rsidRPr="002B0C0F">
        <w:t xml:space="preserve"> selected in the communication route pairs</w:t>
      </w:r>
      <w:r w:rsidR="0055318F" w:rsidRPr="002B0C0F">
        <w:t xml:space="preserve"> and by literature survey</w:t>
      </w:r>
      <w:r w:rsidR="00F13FA5" w:rsidRPr="002B0C0F">
        <w:t>.</w:t>
      </w:r>
    </w:p>
    <w:p w14:paraId="78B0E1A4" w14:textId="1D84FC79" w:rsidR="00F13FA5" w:rsidRPr="002B0C0F" w:rsidRDefault="00F13FA5" w:rsidP="002B0C0F">
      <w:pPr>
        <w:pStyle w:val="AbsHead"/>
      </w:pPr>
      <w:r w:rsidRPr="002B0C0F">
        <w:t>3.1</w:t>
      </w:r>
      <w:r w:rsidRPr="002B0C0F">
        <w:t> </w:t>
      </w:r>
      <w:r w:rsidR="00296E0D" w:rsidRPr="002B0C0F">
        <w:t xml:space="preserve">Experiments </w:t>
      </w:r>
      <w:r w:rsidR="009A0A11" w:rsidRPr="002B0C0F">
        <w:t>with Acta2-lineage cells in osseointegration</w:t>
      </w:r>
      <w:r w:rsidR="00840877" w:rsidRPr="002B0C0F">
        <w:t xml:space="preserve"> dataset</w:t>
      </w:r>
    </w:p>
    <w:p w14:paraId="005B61A4" w14:textId="7B270B79" w:rsidR="003D1699" w:rsidRPr="002B0C0F" w:rsidRDefault="00F210C6" w:rsidP="002B0C0F">
      <w:pPr>
        <w:pStyle w:val="AbsHead"/>
      </w:pPr>
      <w:r w:rsidRPr="002B0C0F">
        <w:t xml:space="preserve">The </w:t>
      </w:r>
      <w:r w:rsidR="00E85EDB" w:rsidRPr="002B0C0F">
        <w:t>first study</w:t>
      </w:r>
      <w:r w:rsidR="00962E56" w:rsidRPr="002B0C0F">
        <w:t xml:space="preserve"> that applied to </w:t>
      </w:r>
      <w:proofErr w:type="spellStart"/>
      <w:r w:rsidR="00962E56" w:rsidRPr="002B0C0F">
        <w:t>rCom</w:t>
      </w:r>
      <w:proofErr w:type="spellEnd"/>
      <w:r w:rsidR="00E85EDB" w:rsidRPr="002B0C0F">
        <w:t xml:space="preserve"> </w:t>
      </w:r>
      <w:r w:rsidR="00B2523C" w:rsidRPr="002B0C0F">
        <w:t>identified</w:t>
      </w:r>
      <w:r w:rsidR="00E85EDB" w:rsidRPr="002B0C0F">
        <w:t xml:space="preserve"> the specific bone marrow stromal cell populations that contribute to bone formation around met</w:t>
      </w:r>
      <w:r w:rsidR="00B2523C" w:rsidRPr="002B0C0F">
        <w:t xml:space="preserve">al </w:t>
      </w:r>
      <w:r w:rsidR="00481C06" w:rsidRPr="002B0C0F">
        <w:t>implants</w:t>
      </w:r>
      <w:r w:rsidR="00B2523C" w:rsidRPr="002B0C0F">
        <w:t xml:space="preserve"> </w:t>
      </w:r>
      <w:r w:rsidR="00671F38" w:rsidRPr="002B0C0F">
        <w:fldChar w:fldCharType="begin" w:fldLock="1"/>
      </w:r>
      <w:r w:rsidR="00674577" w:rsidRPr="002B0C0F">
        <w:instrText>ADDIN CSL_CITATION {"citationItems":[{"id":"ITEM-1","itemData":{"DOI":"10.1002/JBMR.4264","ISSN":"1523-4681","PMID":"33528844","abstract":"Metal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(ASBMR).","author":[{"dropping-particle":"","family":"Vesprey","given":"Alexander","non-dropping-particle":"","parse-names":false,"suffix":""},{"dropping-particle":"","family":"Suh","given":"Eun Sung","non-dropping-particle":"","parse-names":false,"suffix":""},{"dropping-particle":"","family":"Göz Aytürk","given":"Didem","non-dropping-particle":"","parse-names":false,"suffix":""},{"dropping-particle":"","family":"Yang","given":"Xu","non-dropping-particle":"","parse-names":false,"suffix":""},{"dropping-particle":"","family":"Rogers","given":"Miracle","non-dropping-particle":"","parse-names":false,"suffix":""},{"dropping-particle":"","family":"Sosa","given":"Branden","non-dropping-particle":"","parse-names":false,"suffix":""},{"dropping-particle":"","family":"Niu","given":"Yingzhen","non-dropping-particle":"","parse-names":false,"suffix":""},{"dropping-particle":"","family":"Kalajzic","given":"Ivo","non-dropping-particle":"","parse-names":false,"suffix":""},{"dropping-particle":"","family":"Ivashkiv","given":"Lionel B.","non-dropping-particle":"","parse-names":false,"suffix":""},{"dropping-particle":"","family":"Bostrom","given":"Mathias P.G.","non-dropping-particle":"","parse-names":false,"suffix":""},{"dropping-particle":"","family":"Ayturk","given":"Ugur M.","non-dropping-particle":"","parse-names":false,"suffix":""}],"container-title":"Journal of bone and mineral research : the official journal of the American Society for Bone and Mineral Research","id":"ITEM-1","issue":"5","issued":{"date-parts":[["2021","5","1"]]},"page":"1000-1011","publisher":"J Bone Miner Res","title":"Tmem100- and Acta2-Lineage Cells Contribute to Implant Osseointegration in a Mouse Model","type":"article-journal","volume":"36"},"uris":["http://www.mendeley.com/documents/?uuid=3346e614-ab80-3adc-8abc-241d6f1e29b7"]}],"mendeley":{"formattedCitation":"[14]","plainTextFormattedCitation":"[14]","previouslyFormattedCitation":"[14]"},"properties":{"noteIndex":0},"schema":"https://github.com/citation-style-language/schema/raw/master/csl-citation.json"}</w:instrText>
      </w:r>
      <w:r w:rsidR="00671F38" w:rsidRPr="002B0C0F">
        <w:fldChar w:fldCharType="separate"/>
      </w:r>
      <w:r w:rsidR="00671F38" w:rsidRPr="002B0C0F">
        <w:t>[14]</w:t>
      </w:r>
      <w:r w:rsidR="00671F38" w:rsidRPr="002B0C0F">
        <w:fldChar w:fldCharType="end"/>
      </w:r>
      <w:r w:rsidR="00B2523C" w:rsidRPr="002B0C0F">
        <w:t xml:space="preserve">. </w:t>
      </w:r>
      <w:r w:rsidR="00C13A1E" w:rsidRPr="002B0C0F">
        <w:t>After preprocess, t</w:t>
      </w:r>
      <w:r w:rsidR="00885B03" w:rsidRPr="002B0C0F">
        <w:t xml:space="preserve">he </w:t>
      </w:r>
      <w:r w:rsidR="006D619D" w:rsidRPr="002B0C0F">
        <w:t xml:space="preserve">scRNA-seq </w:t>
      </w:r>
      <w:r w:rsidR="00885B03" w:rsidRPr="002B0C0F">
        <w:t xml:space="preserve">data matrix we collected from this study </w:t>
      </w:r>
      <w:r w:rsidR="00DA48F9" w:rsidRPr="002B0C0F">
        <w:t xml:space="preserve">has </w:t>
      </w:r>
      <w:r w:rsidR="00010642" w:rsidRPr="002B0C0F">
        <w:t>439</w:t>
      </w:r>
      <w:r w:rsidR="00027270" w:rsidRPr="002B0C0F">
        <w:t>7</w:t>
      </w:r>
      <w:r w:rsidR="00DA48F9" w:rsidRPr="002B0C0F">
        <w:t xml:space="preserve"> cells and </w:t>
      </w:r>
      <w:r w:rsidR="00671F38" w:rsidRPr="002B0C0F">
        <w:t>31053</w:t>
      </w:r>
      <w:r w:rsidR="00DA48F9" w:rsidRPr="002B0C0F">
        <w:t xml:space="preserve"> features</w:t>
      </w:r>
      <w:r w:rsidR="00C13A1E" w:rsidRPr="002B0C0F">
        <w:t xml:space="preserve"> (genes)</w:t>
      </w:r>
      <w:r w:rsidR="00DA48F9" w:rsidRPr="002B0C0F">
        <w:t>.</w:t>
      </w:r>
      <w:r w:rsidR="00CD2EB7" w:rsidRPr="002B0C0F">
        <w:t xml:space="preserve"> </w:t>
      </w:r>
      <w:r w:rsidR="00010642" w:rsidRPr="002B0C0F">
        <w:t xml:space="preserve">The labels of each cell group are given in this dataset </w:t>
      </w:r>
      <w:proofErr w:type="gramStart"/>
      <w:r w:rsidR="00010642" w:rsidRPr="002B0C0F">
        <w:t>including:</w:t>
      </w:r>
      <w:proofErr w:type="gramEnd"/>
      <w:r w:rsidR="00010642" w:rsidRPr="002B0C0F">
        <w:t xml:space="preserve"> cell of skeletal muscle</w:t>
      </w:r>
      <w:r w:rsidR="008E4450" w:rsidRPr="002B0C0F">
        <w:t xml:space="preserve"> (CSM)</w:t>
      </w:r>
      <w:r w:rsidR="001830D5" w:rsidRPr="002B0C0F">
        <w:t xml:space="preserve"> (269 cells)</w:t>
      </w:r>
      <w:r w:rsidR="00010642" w:rsidRPr="002B0C0F">
        <w:t>, chondrocyte</w:t>
      </w:r>
      <w:r w:rsidR="00797FED" w:rsidRPr="002B0C0F">
        <w:t xml:space="preserve"> </w:t>
      </w:r>
      <w:r w:rsidR="00BD1F04" w:rsidRPr="002B0C0F">
        <w:t xml:space="preserve">(CC) </w:t>
      </w:r>
      <w:r w:rsidR="00797FED" w:rsidRPr="002B0C0F">
        <w:t>(545 cells)</w:t>
      </w:r>
      <w:r w:rsidR="00010642" w:rsidRPr="002B0C0F">
        <w:t>, endothelia cell</w:t>
      </w:r>
      <w:r w:rsidR="00BD1F04" w:rsidRPr="002B0C0F">
        <w:t xml:space="preserve"> (EC)</w:t>
      </w:r>
      <w:r w:rsidR="00BB667D" w:rsidRPr="002B0C0F">
        <w:t xml:space="preserve"> (394 cells)</w:t>
      </w:r>
      <w:r w:rsidR="00010642" w:rsidRPr="002B0C0F">
        <w:t>, macrophage</w:t>
      </w:r>
      <w:r w:rsidR="00BD1F04" w:rsidRPr="002B0C0F">
        <w:t xml:space="preserve"> (MP)</w:t>
      </w:r>
      <w:r w:rsidR="00BB667D" w:rsidRPr="002B0C0F">
        <w:t xml:space="preserve"> (1608 cells)</w:t>
      </w:r>
      <w:r w:rsidR="00010642" w:rsidRPr="002B0C0F">
        <w:t>, osteoblast</w:t>
      </w:r>
      <w:r w:rsidR="00FE2906" w:rsidRPr="002B0C0F">
        <w:t xml:space="preserve"> </w:t>
      </w:r>
      <w:r w:rsidR="00BD1F04" w:rsidRPr="002B0C0F">
        <w:t xml:space="preserve">(OB) </w:t>
      </w:r>
      <w:r w:rsidR="00FE2906" w:rsidRPr="002B0C0F">
        <w:t>(19 cells)</w:t>
      </w:r>
      <w:r w:rsidR="00010642" w:rsidRPr="002B0C0F">
        <w:t>, smooth muscle cell</w:t>
      </w:r>
      <w:r w:rsidR="009B51E0" w:rsidRPr="002B0C0F">
        <w:t xml:space="preserve"> </w:t>
      </w:r>
      <w:r w:rsidR="00BD1F04" w:rsidRPr="002B0C0F">
        <w:t xml:space="preserve">(SMC) </w:t>
      </w:r>
      <w:r w:rsidR="009B51E0" w:rsidRPr="002B0C0F">
        <w:t>(191 cells)</w:t>
      </w:r>
      <w:r w:rsidR="00010642" w:rsidRPr="002B0C0F">
        <w:t xml:space="preserve"> and stromal cell of bone marrow</w:t>
      </w:r>
      <w:r w:rsidR="00BD1F04" w:rsidRPr="002B0C0F">
        <w:t xml:space="preserve"> (SBM)</w:t>
      </w:r>
      <w:r w:rsidR="009B51E0" w:rsidRPr="002B0C0F">
        <w:t xml:space="preserve"> (1371 cells)</w:t>
      </w:r>
      <w:r w:rsidR="00010642" w:rsidRPr="002B0C0F">
        <w:t>.</w:t>
      </w:r>
      <w:r w:rsidR="00DA48F9" w:rsidRPr="002B0C0F">
        <w:t xml:space="preserve">  </w:t>
      </w:r>
      <w:r w:rsidR="00E561D9" w:rsidRPr="002B0C0F">
        <w:t xml:space="preserve">To prove the dataset that applied in the </w:t>
      </w:r>
      <w:proofErr w:type="spellStart"/>
      <w:r w:rsidR="00E561D9" w:rsidRPr="002B0C0F">
        <w:t>rCom</w:t>
      </w:r>
      <w:proofErr w:type="spellEnd"/>
      <w:r w:rsidR="00E561D9" w:rsidRPr="002B0C0F">
        <w:t xml:space="preserve"> are correctly preprocessed,</w:t>
      </w:r>
      <w:r w:rsidR="001F6A35" w:rsidRPr="002B0C0F">
        <w:t xml:space="preserve"> </w:t>
      </w:r>
      <w:r w:rsidR="00E561D9" w:rsidRPr="002B0C0F">
        <w:t xml:space="preserve">the </w:t>
      </w:r>
      <w:r w:rsidR="001F6A35" w:rsidRPr="002B0C0F">
        <w:t>2-D visualization of UMAP</w:t>
      </w:r>
      <w:r w:rsidR="00E561D9" w:rsidRPr="002B0C0F">
        <w:t xml:space="preserve"> with the given label</w:t>
      </w:r>
      <w:r w:rsidR="002B68C1" w:rsidRPr="002B0C0F">
        <w:t>s</w:t>
      </w:r>
      <w:r w:rsidR="001F6A35" w:rsidRPr="002B0C0F">
        <w:t xml:space="preserve"> </w:t>
      </w:r>
      <w:r w:rsidR="006B2D24" w:rsidRPr="002B0C0F">
        <w:t>is</w:t>
      </w:r>
      <w:r w:rsidR="001F6A35" w:rsidRPr="002B0C0F">
        <w:t xml:space="preserve"> shown in th</w:t>
      </w:r>
      <w:r w:rsidR="00E43D1F" w:rsidRPr="002B0C0F">
        <w:t>e Fig 3.</w:t>
      </w:r>
    </w:p>
    <w:p w14:paraId="08FCB964" w14:textId="5D119CDF" w:rsidR="003D1699" w:rsidRPr="002B0C0F" w:rsidRDefault="000D54E7" w:rsidP="002B0C0F">
      <w:pPr>
        <w:pStyle w:val="AbsHead"/>
      </w:pPr>
      <w:r w:rsidRPr="002B0C0F">
        <w:t xml:space="preserve">The significant communication routes </w:t>
      </w:r>
      <w:r w:rsidR="00554074" w:rsidRPr="002B0C0F">
        <w:t xml:space="preserve">of </w:t>
      </w:r>
      <w:r w:rsidR="00714E3F" w:rsidRPr="002B0C0F">
        <w:t xml:space="preserve">intercellular communication </w:t>
      </w:r>
      <w:r w:rsidRPr="002B0C0F">
        <w:t xml:space="preserve">are shown in </w:t>
      </w:r>
      <w:r w:rsidR="0060423E" w:rsidRPr="002B0C0F">
        <w:t>Tab</w:t>
      </w:r>
      <w:r w:rsidR="003A183C" w:rsidRPr="002B0C0F">
        <w:t>.</w:t>
      </w:r>
      <w:r w:rsidRPr="002B0C0F">
        <w:t xml:space="preserve"> </w:t>
      </w:r>
      <w:r w:rsidR="0060423E" w:rsidRPr="002B0C0F">
        <w:t>1</w:t>
      </w:r>
      <w:r w:rsidR="00493E77" w:rsidRPr="002B0C0F">
        <w:t xml:space="preserve"> with the threshold</w:t>
      </w:r>
      <w:r w:rsidR="00554074" w:rsidRPr="002B0C0F">
        <w:t xml:space="preserve"> of the score larger than 8</w:t>
      </w:r>
      <w:r w:rsidRPr="002B0C0F">
        <w:t xml:space="preserve">. </w:t>
      </w:r>
      <w:r w:rsidR="00CE1E6D" w:rsidRPr="002B0C0F">
        <w:t xml:space="preserve">And the </w:t>
      </w:r>
      <w:proofErr w:type="spellStart"/>
      <w:r w:rsidR="00CE1E6D" w:rsidRPr="002B0C0F">
        <w:t>rICRN</w:t>
      </w:r>
      <w:proofErr w:type="spellEnd"/>
      <w:r w:rsidR="00CE1E6D" w:rsidRPr="002B0C0F">
        <w:t xml:space="preserve"> of this dataset using the hig</w:t>
      </w:r>
      <w:r w:rsidR="005A24A8" w:rsidRPr="002B0C0F">
        <w:t>h</w:t>
      </w:r>
      <w:r w:rsidR="00CE1E6D" w:rsidRPr="002B0C0F">
        <w:t xml:space="preserve">est score route is shown </w:t>
      </w:r>
      <w:r w:rsidR="005A24A8" w:rsidRPr="002B0C0F">
        <w:t xml:space="preserve">in </w:t>
      </w:r>
      <w:r w:rsidR="00CD3DED" w:rsidRPr="002B0C0F">
        <w:t>Fig</w:t>
      </w:r>
      <w:r w:rsidR="005A24A8" w:rsidRPr="002B0C0F">
        <w:t xml:space="preserve"> </w:t>
      </w:r>
      <w:r w:rsidR="00C509F0" w:rsidRPr="002B0C0F">
        <w:t>4</w:t>
      </w:r>
      <w:r w:rsidR="00A03904" w:rsidRPr="002B0C0F">
        <w:t xml:space="preserve"> generated using </w:t>
      </w:r>
      <w:proofErr w:type="spellStart"/>
      <w:r w:rsidR="00A03904" w:rsidRPr="002B0C0F">
        <w:t>pyvis</w:t>
      </w:r>
      <w:proofErr w:type="spellEnd"/>
      <w:r w:rsidR="005A24A8" w:rsidRPr="002B0C0F">
        <w:t xml:space="preserve">. </w:t>
      </w:r>
      <w:r w:rsidR="00393839" w:rsidRPr="002B0C0F">
        <w:t xml:space="preserve">By checking the networks, we notice that </w:t>
      </w:r>
      <w:r w:rsidR="00603072" w:rsidRPr="002B0C0F">
        <w:t xml:space="preserve">the communication from SBM to EC, from OB to EC and from CC to EC have the most </w:t>
      </w:r>
      <w:proofErr w:type="spellStart"/>
      <w:r w:rsidR="00603072" w:rsidRPr="002B0C0F">
        <w:t>significa</w:t>
      </w:r>
      <w:proofErr w:type="spellEnd"/>
      <w:r w:rsidR="0045492E" w:rsidRPr="002B0C0F">
        <w:t xml:space="preserve"> </w:t>
      </w:r>
      <w:proofErr w:type="spellStart"/>
      <w:r w:rsidR="00603072" w:rsidRPr="002B0C0F">
        <w:t>nt</w:t>
      </w:r>
      <w:proofErr w:type="spellEnd"/>
      <w:r w:rsidR="00603072" w:rsidRPr="002B0C0F">
        <w:t xml:space="preserve"> communication routes. To </w:t>
      </w:r>
      <w:r w:rsidR="00584EEC" w:rsidRPr="002B0C0F">
        <w:t>prove</w:t>
      </w:r>
      <w:r w:rsidR="00603072" w:rsidRPr="002B0C0F">
        <w:t xml:space="preserve"> the correctness of the inferred communications, we generated the violin plot </w:t>
      </w:r>
      <w:r w:rsidR="00D0313D" w:rsidRPr="002B0C0F">
        <w:t xml:space="preserve">with the </w:t>
      </w:r>
      <w:r w:rsidR="00261C69" w:rsidRPr="002B0C0F">
        <w:t xml:space="preserve">ligand and receptor </w:t>
      </w:r>
      <w:r w:rsidR="00603072" w:rsidRPr="002B0C0F">
        <w:t>gene expression values in the dataset</w:t>
      </w:r>
      <w:r w:rsidR="00261C69" w:rsidRPr="002B0C0F">
        <w:t xml:space="preserve">s. </w:t>
      </w:r>
      <w:r w:rsidR="00412D74" w:rsidRPr="002B0C0F">
        <w:t xml:space="preserve">In </w:t>
      </w:r>
      <w:r w:rsidR="00317EFE" w:rsidRPr="002B0C0F">
        <w:t>F</w:t>
      </w:r>
      <w:r w:rsidR="00412D74" w:rsidRPr="002B0C0F">
        <w:t>ig</w:t>
      </w:r>
      <w:r w:rsidR="00994F22" w:rsidRPr="002B0C0F">
        <w:t>.</w:t>
      </w:r>
      <w:r w:rsidR="00412D74" w:rsidRPr="002B0C0F">
        <w:t xml:space="preserve"> </w:t>
      </w:r>
      <w:r w:rsidR="00F7397B" w:rsidRPr="002B0C0F">
        <w:t>5</w:t>
      </w:r>
      <w:r w:rsidR="00412D74" w:rsidRPr="002B0C0F">
        <w:t>, we try to validate the identified communication route (id: 70072) between EC and MP</w:t>
      </w:r>
      <w:r w:rsidR="00A83511" w:rsidRPr="002B0C0F">
        <w:t xml:space="preserve"> through the ICAM2 – ITGB2 pairs. The gene expression highly supports our results with the ICAM2 highly expressed in the EC group and poorly expressed in the MP group while on the receptor ends</w:t>
      </w:r>
      <w:r w:rsidR="00187B10" w:rsidRPr="002B0C0F">
        <w:t xml:space="preserve">, </w:t>
      </w:r>
      <w:r w:rsidR="00B11458" w:rsidRPr="002B0C0F">
        <w:t>ITGB</w:t>
      </w:r>
      <w:r w:rsidR="00187B10" w:rsidRPr="002B0C0F">
        <w:t>2 is highly expressed in the MP cells but poorly expressed in the EC. Our literature survey shows that in 2011, Zhang et al.</w:t>
      </w:r>
      <w:r w:rsidR="007A6BBA" w:rsidRPr="002B0C0F">
        <w:t xml:space="preserve"> </w:t>
      </w:r>
      <w:r w:rsidR="00674577" w:rsidRPr="002B0C0F">
        <w:fldChar w:fldCharType="begin" w:fldLock="1"/>
      </w:r>
      <w:r w:rsidR="00674577" w:rsidRPr="002B0C0F">
        <w:instrText>ADDIN CSL_CITATION {"citationItems":[{"id":"ITEM-1","itemData":{"DOI":"10.1371/JOURNAL.PONE.0014525","ISSN":"19326203","PMID":"21264293","abstract":"Background: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author":[{"dropping-particle":"","family":"Zhang","given":"Jie","non-dropping-particle":"","parse-names":false,"suffix":""},{"dropping-particle":"","family":"Alcaide","given":"Pilar","non-dropping-particle":"","parse-names":false,"suffix":""},{"dropping-particle":"","family":"Liu","given":"Li","non-dropping-particle":"","parse-names":false,"suffix":""},{"dropping-particle":"","family":"Sun","given":"Jiusong","non-dropping-particle":"","parse-names":false,"suffix":""},{"dropping-particle":"","family":"He","given":"Aina","non-dropping-particle":"","parse-names":false,"suffix":""},{"dropping-particle":"","family":"Luscinskas","given":"Francis W.","non-dropping-particle":"","parse-names":false,"suffix":""},{"dropping-particle":"","family":"Shi","given":"Guo Ping","non-dropping-particle":"","parse-names":false,"suffix":""}],"container-title":"PLoS ONE","id":"ITEM-1","issue":"1","issued":{"date-parts":[["2011"]]},"publisher":"Public Library of Science","title":"Regulation of Endothelial Cell Adhesion Molecule Expression by Mast Cells, Macrophages, and Neutrophils","type":"article-journal","volume":"6"},"uris":["http://www.mendeley.com/documents/?uuid=33e680e2-db41-3d41-8880-fd9c0c636d51"]}],"mendeley":{"formattedCitation":"[15]","plainTextFormattedCitation":"[15]","previouslyFormattedCitation":"[15]"},"properties":{"noteIndex":0},"schema":"https://github.com/citation-style-language/schema/raw/master/csl-citation.json"}</w:instrText>
      </w:r>
      <w:r w:rsidR="00674577" w:rsidRPr="002B0C0F">
        <w:fldChar w:fldCharType="separate"/>
      </w:r>
      <w:r w:rsidR="00674577" w:rsidRPr="002B0C0F">
        <w:t>[15]</w:t>
      </w:r>
      <w:r w:rsidR="00674577" w:rsidRPr="002B0C0F">
        <w:fldChar w:fldCharType="end"/>
      </w:r>
      <w:r w:rsidR="00187B10" w:rsidRPr="002B0C0F">
        <w:t xml:space="preserve"> identified the communication between EC and </w:t>
      </w:r>
      <w:r w:rsidR="00447D99" w:rsidRPr="002B0C0F">
        <w:t xml:space="preserve">MP through ICAM family gene. </w:t>
      </w:r>
      <w:r w:rsidR="005644BF" w:rsidRPr="002B0C0F">
        <w:t>In another case, OB are known to communicate to MP cell through VEGFA as state by Mayer et al</w:t>
      </w:r>
      <w:r w:rsidR="00674577" w:rsidRPr="002B0C0F">
        <w:t xml:space="preserve">. </w:t>
      </w:r>
      <w:r w:rsidR="00674577" w:rsidRPr="002B0C0F">
        <w:fldChar w:fldCharType="begin" w:fldLock="1"/>
      </w:r>
      <w:r w:rsidR="00052C86" w:rsidRPr="002B0C0F">
        <w:instrText>ADDIN CSL_CITATION {"citationItems":[{"id":"ITEM-1","itemData":{"DOI":"10.1002/JCB.20462","ISSN":"0730-2312","PMID":"15838884","abstract":"Angiogenesis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author":[{"dropping-particle":"","family":"Mayer","given":"Hubert","non-dropping-particle":"","parse-names":false,"suffix":""},{"dropping-particle":"","family":"Bertram","given":"Helge","non-dropping-particle":"","parse-names":false,"suffix":""},{"dropping-particle":"","family":"Lindenmaier","given":"Werner","non-dropping-particle":"","parse-names":false,"suffix":""},{"dropping-particle":"","family":"Korff","given":"Thomas","non-dropping-particle":"","parse-names":false,"suffix":""},{"dropping-particle":"","family":"Weber","given":"Holger","non-dropping-particle":"","parse-names":false,"suffix":""},{"dropping-particle":"","family":"Weich","given":"Herbert","non-dropping-particle":"","parse-names":false,"suffix":""}],"container-title":"Journal of cellular biochemistry","id":"ITEM-1","issue":"4","issued":{"date-parts":[["2005","7","1"]]},"page":"827-839","publisher":"J Cell Biochem","title":"Vascular endothelial growth factor (VEGF-A) expression in human mesenchymal stem cells: autocrine and paracrine role on osteoblastic and endothelial differentiation","type":"article-journal","volume":"95"},"uris":["http://www.mendeley.com/documents/?uuid=719d2f00-65d3-302c-9b81-5c01e0592538"]}],"mendeley":{"formattedCitation":"[16]","plainTextFormattedCitation":"[16]","previouslyFormattedCitation":"[16]"},"properties":{"noteIndex":0},"schema":"https://github.com/citation-style-language/schema/raw/master/csl-citation.json"}</w:instrText>
      </w:r>
      <w:r w:rsidR="00674577" w:rsidRPr="002B0C0F">
        <w:fldChar w:fldCharType="separate"/>
      </w:r>
      <w:r w:rsidR="00674577" w:rsidRPr="002B0C0F">
        <w:t>[16]</w:t>
      </w:r>
      <w:r w:rsidR="00674577" w:rsidRPr="002B0C0F">
        <w:fldChar w:fldCharType="end"/>
      </w:r>
      <w:r w:rsidR="005644BF" w:rsidRPr="002B0C0F">
        <w:t xml:space="preserve">. We identified </w:t>
      </w:r>
      <w:r w:rsidR="004A7C3B" w:rsidRPr="002B0C0F">
        <w:t>the communicat</w:t>
      </w:r>
      <w:r w:rsidR="00CE5D21" w:rsidRPr="002B0C0F">
        <w:t>ion happens</w:t>
      </w:r>
      <w:r w:rsidR="004A7C3B" w:rsidRPr="002B0C0F">
        <w:t xml:space="preserve"> between these</w:t>
      </w:r>
      <w:r w:rsidR="005644BF" w:rsidRPr="002B0C0F">
        <w:t xml:space="preserve"> </w:t>
      </w:r>
      <w:r w:rsidR="00DD3CFF" w:rsidRPr="002B0C0F">
        <w:t>two cell</w:t>
      </w:r>
      <w:r w:rsidR="005644BF" w:rsidRPr="002B0C0F">
        <w:t xml:space="preserve"> type</w:t>
      </w:r>
      <w:r w:rsidR="00942D07" w:rsidRPr="002B0C0F">
        <w:t>s</w:t>
      </w:r>
      <w:r w:rsidR="005644BF" w:rsidRPr="002B0C0F">
        <w:t xml:space="preserve"> through </w:t>
      </w:r>
      <w:r w:rsidR="00DD3CFF" w:rsidRPr="002B0C0F">
        <w:t>communication</w:t>
      </w:r>
      <w:r w:rsidR="005644BF" w:rsidRPr="002B0C0F">
        <w:t xml:space="preserve"> route</w:t>
      </w:r>
      <w:r w:rsidR="00242345" w:rsidRPr="002B0C0F">
        <w:t xml:space="preserve"> with </w:t>
      </w:r>
      <w:r w:rsidR="005644BF" w:rsidRPr="002B0C0F">
        <w:t>id 103917</w:t>
      </w:r>
      <w:r w:rsidR="00DD3CFF" w:rsidRPr="002B0C0F">
        <w:t>. The violin plot of the ligand and receptor in this route proves our result as shown in figure. The VEGFA gene are relatively highly expressed in the OB group and poorly expressed in the EC group</w:t>
      </w:r>
      <w:r w:rsidR="00242345" w:rsidRPr="002B0C0F">
        <w:t xml:space="preserve">. But the as receptor of VEGFA, KDR is highly expressed in the EC </w:t>
      </w:r>
      <w:r w:rsidR="00C3288A" w:rsidRPr="002B0C0F">
        <w:t>and poorly expressed in the rest of cell groups.</w:t>
      </w:r>
      <w:r w:rsidR="00F07851" w:rsidRPr="002B0C0F">
        <w:t xml:space="preserve"> </w:t>
      </w:r>
    </w:p>
    <w:p w14:paraId="1430C828" w14:textId="3504ECC5" w:rsidR="009A7981" w:rsidRPr="001645E8" w:rsidRDefault="009A7981" w:rsidP="00337D8D">
      <w:pPr>
        <w:pStyle w:val="Head2"/>
        <w:ind w:left="0" w:firstLine="0"/>
        <w:rPr>
          <w:rFonts w:eastAsia="SimSun"/>
          <w:lang w:eastAsia="zh-CN"/>
          <w14:ligatures w14:val="standard"/>
        </w:rPr>
      </w:pPr>
      <w:r w:rsidRPr="001645E8">
        <w:rPr>
          <w:rStyle w:val="Label"/>
          <w14:ligatures w14:val="standard"/>
        </w:rPr>
        <w:lastRenderedPageBreak/>
        <w:t>3.2</w:t>
      </w:r>
      <w:r w:rsidRPr="001645E8">
        <w:rPr>
          <w14:ligatures w14:val="standard"/>
        </w:rPr>
        <w:t> </w:t>
      </w:r>
      <w:r w:rsidRPr="001645E8">
        <w:rPr>
          <w:rFonts w:eastAsia="SimSun"/>
          <w:lang w:eastAsia="zh-CN"/>
          <w14:ligatures w14:val="standard"/>
        </w:rPr>
        <w:t xml:space="preserve">Experiments with </w:t>
      </w:r>
      <w:r w:rsidR="007010BC" w:rsidRPr="001645E8">
        <w:rPr>
          <w:rFonts w:eastAsia="SimSun"/>
          <w:lang w:eastAsia="zh-CN"/>
          <w14:ligatures w14:val="standard"/>
        </w:rPr>
        <w:t xml:space="preserve">bone marrow stromal </w:t>
      </w:r>
      <w:r w:rsidR="00870F47" w:rsidRPr="001645E8">
        <w:rPr>
          <w:rFonts w:eastAsia="SimSun"/>
          <w:lang w:eastAsia="zh-CN"/>
          <w14:ligatures w14:val="standard"/>
        </w:rPr>
        <w:t>scRN</w:t>
      </w:r>
      <w:r w:rsidR="007010BC" w:rsidRPr="001645E8">
        <w:rPr>
          <w:rFonts w:eastAsia="SimSun"/>
          <w:lang w:eastAsia="zh-CN"/>
          <w14:ligatures w14:val="standard"/>
        </w:rPr>
        <w:t>A-seq of 11 week</w:t>
      </w:r>
      <w:r w:rsidR="00435835" w:rsidRPr="001645E8">
        <w:rPr>
          <w:rFonts w:eastAsia="SimSun"/>
          <w:lang w:eastAsia="zh-CN"/>
          <w14:ligatures w14:val="standard"/>
        </w:rPr>
        <w:t>s</w:t>
      </w:r>
      <w:r w:rsidR="007010BC" w:rsidRPr="001645E8">
        <w:rPr>
          <w:rFonts w:eastAsia="SimSun"/>
          <w:lang w:eastAsia="zh-CN"/>
          <w14:ligatures w14:val="standard"/>
        </w:rPr>
        <w:t xml:space="preserve"> old mice</w:t>
      </w:r>
      <w:r w:rsidRPr="001645E8">
        <w:rPr>
          <w:rFonts w:eastAsia="SimSun"/>
          <w:lang w:eastAsia="zh-CN"/>
          <w14:ligatures w14:val="standard"/>
        </w:rPr>
        <w:t xml:space="preserve"> dataset</w:t>
      </w:r>
    </w:p>
    <w:p w14:paraId="3A784A9B" w14:textId="5E6A37BD" w:rsidR="00BE3C11" w:rsidRPr="002B0C0F" w:rsidRDefault="004C4334" w:rsidP="002B0C0F">
      <w:pPr>
        <w:pStyle w:val="AbsHead"/>
      </w:pPr>
      <w:r w:rsidRPr="002B0C0F">
        <w:t xml:space="preserve">Another dataset we collected from a study </w:t>
      </w:r>
      <w:r w:rsidR="00052C86" w:rsidRPr="002B0C0F">
        <w:fldChar w:fldCharType="begin" w:fldLock="1"/>
      </w:r>
      <w:r w:rsidR="0045492E" w:rsidRPr="002B0C0F">
        <w:instrText>ADDIN CSL_CITATION {"citationItems":[{"id":"ITEM-1","itemData":{"DOI":"10.7554/ELIFE.60183","ISSN":"2050084X","PMID":"35119364","abstract":"Declining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author":[{"dropping-particle":"","family":"Xu","given":"Cong","non-dropping-particle":"","parse-names":false,"suffix":""},{"dropping-particle":"","family":"Dinh","given":"Vanvuong","non-dropping-particle":"","parse-names":false,"suffix":""},{"dropping-particle":"","family":"Kruse","given":"Kai","non-dropping-particle":"","parse-names":false,"suffix":""},{"dropping-particle":"","family":"Jeong","given":"Hyun Woo","non-dropping-particle":"","parse-names":false,"suffix":""},{"dropping-particle":"","family":"Watson","given":"Emmac","non-dropping-particle":"","parse-names":false,"suffix":""},{"dropping-particle":"","family":"Adams","given":"Susanne","non-dropping-particle":"","parse-names":false,"suffix":""},{"dropping-particle":"","family":"Berkenfeld","given":"Frank","non-dropping-particle":"","parse-names":false,"suffix":""},{"dropping-particle":"","family":"Stehling","given":"Martin","non-dropping-particle":"","parse-names":false,"suffix":""},{"dropping-particle":"","family":"Rasouli","given":"Seyedjavad","non-dropping-particle":"","parse-names":false,"suffix":""},{"dropping-particle":"","family":"Fan","given":"Rui","non-dropping-particle":"","parse-names":false,"suffix":""},{"dropping-particle":"","family":"Chen","given":"Rui","non-dropping-particle":"","parse-names":false,"suffix":""},{"dropping-particle":"","family":"Bedzhov","given":"Ivan","non-dropping-particle":"","parse-names":false,"suffix":""},{"dropping-particle":"","family":"Chen","given":"Qi","non-dropping-particle":"","parse-names":false,"suffix":""},{"dropping-particle":"","family":"Kato","given":"Katsuhiro","non-dropping-particle":"","parse-names":false,"suffix":""},{"dropping-particle":"","family":"Pitulescu","given":"Mara E.","non-dropping-particle":"","parse-names":false,"suffix":""},{"dropping-particle":"","family":"Adams","given":"Ralf H.","non-dropping-particle":"","parse-names":false,"suffix":""}],"container-title":"eLife","id":"ITEM-1","issued":{"date-parts":[["2022","2","1"]]},"publisher":"eLife Sciences Publications Ltd","title":"Induction of osteogenesis by bone-targeted Notch activation","type":"article-journal","volume":"11"},"uris":["http://www.mendeley.com/documents/?uuid=17e20718-1a7e-31ad-9ad1-307d2b124d97"]}],"mendeley":{"formattedCitation":"[17]","plainTextFormattedCitation":"[17]","previouslyFormattedCitation":"[17]"},"properties":{"noteIndex":0},"schema":"https://github.com/citation-style-language/schema/raw/master/csl-citation.json"}</w:instrText>
      </w:r>
      <w:r w:rsidR="00052C86" w:rsidRPr="002B0C0F">
        <w:fldChar w:fldCharType="separate"/>
      </w:r>
      <w:r w:rsidR="00052C86" w:rsidRPr="002B0C0F">
        <w:t>[17]</w:t>
      </w:r>
      <w:r w:rsidR="00052C86" w:rsidRPr="002B0C0F">
        <w:fldChar w:fldCharType="end"/>
      </w:r>
      <w:r w:rsidRPr="002B0C0F">
        <w:t xml:space="preserve"> which explored osteogenesis in adult mice</w:t>
      </w:r>
      <w:r w:rsidR="002247DE" w:rsidRPr="002B0C0F">
        <w:t xml:space="preserve"> and show that a bone-targeting, high affinity without causing adverse effects in other organs, which are known to reply on intact Notch signaling interactions.</w:t>
      </w:r>
      <w:r w:rsidR="006D619D" w:rsidRPr="002B0C0F">
        <w:t xml:space="preserve"> After preprocess, the scRNA-seq data matrix has </w:t>
      </w:r>
      <w:r w:rsidR="00052C86" w:rsidRPr="002B0C0F">
        <w:t>17015</w:t>
      </w:r>
      <w:r w:rsidR="006D619D" w:rsidRPr="002B0C0F">
        <w:t xml:space="preserve"> cells and </w:t>
      </w:r>
      <w:r w:rsidR="00052C86" w:rsidRPr="002B0C0F">
        <w:t>15046</w:t>
      </w:r>
      <w:r w:rsidR="006D619D" w:rsidRPr="002B0C0F">
        <w:t xml:space="preserve"> features(genes)</w:t>
      </w:r>
      <w:r w:rsidR="008A79BF" w:rsidRPr="002B0C0F">
        <w:t xml:space="preserve">. </w:t>
      </w:r>
      <w:r w:rsidR="00E561D9" w:rsidRPr="002B0C0F">
        <w:t xml:space="preserve">The labels of each cell groups are given </w:t>
      </w:r>
      <w:r w:rsidR="00B1212C" w:rsidRPr="002B0C0F">
        <w:t>in the meta file of the dataset including, CC</w:t>
      </w:r>
      <w:r w:rsidR="007861F8" w:rsidRPr="002B0C0F">
        <w:t xml:space="preserve"> </w:t>
      </w:r>
      <w:r w:rsidR="00B1212C" w:rsidRPr="002B0C0F">
        <w:t>(2270 cells)</w:t>
      </w:r>
      <w:r w:rsidR="000F0127" w:rsidRPr="002B0C0F">
        <w:t>, EC (1677 cells), Hematopoietic (HP) (849 cells)</w:t>
      </w:r>
      <w:r w:rsidR="003911F5" w:rsidRPr="002B0C0F">
        <w:t>, MSC (9168 cells)</w:t>
      </w:r>
      <w:r w:rsidR="004D4B82" w:rsidRPr="002B0C0F">
        <w:t>, OB (971 cells), platelets (PL) (232 cells)</w:t>
      </w:r>
      <w:r w:rsidR="008A6D81" w:rsidRPr="002B0C0F">
        <w:t>, proliferating Hem (PH) (1532 cells)</w:t>
      </w:r>
      <w:r w:rsidR="006C34DC" w:rsidRPr="002B0C0F">
        <w:t>, SMC (238 cells)</w:t>
      </w:r>
      <w:r w:rsidR="009E7255" w:rsidRPr="002B0C0F">
        <w:t>, MC (78 cells)</w:t>
      </w:r>
      <w:r w:rsidR="00DB27E3" w:rsidRPr="002B0C0F">
        <w:t>.</w:t>
      </w:r>
      <w:r w:rsidR="00AA13B1" w:rsidRPr="002B0C0F">
        <w:t xml:space="preserve"> </w:t>
      </w:r>
      <w:r w:rsidR="00A77667" w:rsidRPr="002B0C0F">
        <w:t xml:space="preserve">Our reproduced single cell 2-D plot </w:t>
      </w:r>
      <w:r w:rsidR="006A67A2" w:rsidRPr="002B0C0F">
        <w:t xml:space="preserve">visualization </w:t>
      </w:r>
      <w:r w:rsidR="00DC6DFC" w:rsidRPr="002B0C0F">
        <w:t xml:space="preserve">using UMAP is </w:t>
      </w:r>
      <w:r w:rsidR="003233D9" w:rsidRPr="002B0C0F">
        <w:t xml:space="preserve">shown in </w:t>
      </w:r>
      <w:r w:rsidR="00FC06C4" w:rsidRPr="002B0C0F">
        <w:t>F</w:t>
      </w:r>
      <w:r w:rsidR="003233D9" w:rsidRPr="002B0C0F">
        <w:t xml:space="preserve">ig </w:t>
      </w:r>
      <w:r w:rsidR="00FC06C4" w:rsidRPr="002B0C0F">
        <w:t>7</w:t>
      </w:r>
      <w:r w:rsidR="003233D9" w:rsidRPr="002B0C0F">
        <w:t xml:space="preserve">. </w:t>
      </w:r>
      <w:r w:rsidR="00582B9A" w:rsidRPr="002B0C0F">
        <w:t xml:space="preserve">The pattern </w:t>
      </w:r>
      <w:r w:rsidR="00AE5EFD" w:rsidRPr="002B0C0F">
        <w:t>those cells</w:t>
      </w:r>
      <w:r w:rsidR="003233D9" w:rsidRPr="002B0C0F">
        <w:t xml:space="preserve"> </w:t>
      </w:r>
      <w:r w:rsidR="000219F8" w:rsidRPr="002B0C0F">
        <w:t>sharing</w:t>
      </w:r>
      <w:r w:rsidR="009B4119" w:rsidRPr="002B0C0F">
        <w:t xml:space="preserve"> same </w:t>
      </w:r>
      <w:r w:rsidR="003233D9" w:rsidRPr="002B0C0F">
        <w:t xml:space="preserve">group </w:t>
      </w:r>
      <w:r w:rsidR="00B81C25" w:rsidRPr="002B0C0F">
        <w:t xml:space="preserve">are </w:t>
      </w:r>
      <w:r w:rsidR="003233D9" w:rsidRPr="002B0C0F">
        <w:t xml:space="preserve">close to each other stands for the correctness of our preprocess. </w:t>
      </w:r>
    </w:p>
    <w:p w14:paraId="0DE3002C" w14:textId="6AA19DB9" w:rsidR="00FD1482" w:rsidRPr="002B0C0F" w:rsidRDefault="00B81C25" w:rsidP="002B0C0F">
      <w:pPr>
        <w:pStyle w:val="AbsHead"/>
      </w:pPr>
      <w:r w:rsidRPr="002B0C0F">
        <w:t xml:space="preserve">The significant communication routes identified by </w:t>
      </w:r>
      <w:proofErr w:type="spellStart"/>
      <w:r w:rsidRPr="002B0C0F">
        <w:t>rCom</w:t>
      </w:r>
      <w:proofErr w:type="spellEnd"/>
      <w:r w:rsidRPr="002B0C0F">
        <w:t xml:space="preserve"> are shown in </w:t>
      </w:r>
      <w:r w:rsidR="00664F21" w:rsidRPr="002B0C0F">
        <w:t>Tab.1</w:t>
      </w:r>
      <w:r w:rsidRPr="002B0C0F">
        <w:t xml:space="preserve"> with </w:t>
      </w:r>
      <w:r w:rsidR="00491C4B" w:rsidRPr="002B0C0F">
        <w:t>threshold of score larger than 8.3</w:t>
      </w:r>
      <w:r w:rsidR="00891111" w:rsidRPr="002B0C0F">
        <w:t xml:space="preserve"> and the </w:t>
      </w:r>
      <w:proofErr w:type="spellStart"/>
      <w:r w:rsidR="00891111" w:rsidRPr="002B0C0F">
        <w:t>rICRN</w:t>
      </w:r>
      <w:proofErr w:type="spellEnd"/>
      <w:r w:rsidR="00814EA9" w:rsidRPr="002B0C0F">
        <w:t xml:space="preserve"> </w:t>
      </w:r>
      <w:r w:rsidR="002D178E" w:rsidRPr="002B0C0F">
        <w:t xml:space="preserve">are build and shown in figure </w:t>
      </w:r>
      <w:r w:rsidR="0040104A" w:rsidRPr="002B0C0F">
        <w:t>8</w:t>
      </w:r>
      <w:r w:rsidR="00B200B2" w:rsidRPr="002B0C0F">
        <w:t>.</w:t>
      </w:r>
      <w:r w:rsidR="00585E84" w:rsidRPr="002B0C0F">
        <w:t xml:space="preserve"> </w:t>
      </w:r>
      <w:r w:rsidR="00DF5937" w:rsidRPr="002B0C0F">
        <w:t xml:space="preserve">Among all the communication between each two cell types. The communication between SMC and PL has the largest number of significant routes pairs, and the communication from MC to PH only have 2 route pairs. </w:t>
      </w:r>
      <w:r w:rsidR="00EC1D7A" w:rsidRPr="002B0C0F">
        <w:t xml:space="preserve"> To </w:t>
      </w:r>
      <w:r w:rsidR="00F71550" w:rsidRPr="002B0C0F">
        <w:t>prove the correctness of the identified significant communication routes</w:t>
      </w:r>
      <w:r w:rsidR="00055A85" w:rsidRPr="002B0C0F">
        <w:t xml:space="preserve">, the violin plot </w:t>
      </w:r>
      <w:r w:rsidR="00F22A80" w:rsidRPr="002B0C0F">
        <w:t>is</w:t>
      </w:r>
      <w:r w:rsidR="00055A85" w:rsidRPr="002B0C0F">
        <w:t xml:space="preserve"> used to find the gene expression of ligand and receptor in each cell groups.</w:t>
      </w:r>
      <w:r w:rsidR="00F22A80" w:rsidRPr="002B0C0F">
        <w:t xml:space="preserve"> </w:t>
      </w:r>
      <w:r w:rsidR="00094B32" w:rsidRPr="002B0C0F">
        <w:t xml:space="preserve">In </w:t>
      </w:r>
      <w:r w:rsidR="005C2398" w:rsidRPr="002B0C0F">
        <w:t>F</w:t>
      </w:r>
      <w:r w:rsidR="00094B32" w:rsidRPr="002B0C0F">
        <w:t xml:space="preserve">ig </w:t>
      </w:r>
      <w:r w:rsidR="005C2398" w:rsidRPr="002B0C0F">
        <w:t>9</w:t>
      </w:r>
      <w:r w:rsidR="00094B32" w:rsidRPr="002B0C0F">
        <w:t xml:space="preserve">, the gene expression value </w:t>
      </w:r>
      <w:r w:rsidR="00C85E63" w:rsidRPr="002B0C0F">
        <w:t>of COL</w:t>
      </w:r>
      <w:r w:rsidR="00094B32" w:rsidRPr="002B0C0F">
        <w:t xml:space="preserve">18A1 and ITGB3 ligand and receptor pairs are compared using violin plot. </w:t>
      </w:r>
      <w:r w:rsidR="007856BE" w:rsidRPr="002B0C0F">
        <w:t xml:space="preserve">In all cell groups, COL18A1 </w:t>
      </w:r>
      <w:r w:rsidR="00BC4442" w:rsidRPr="002B0C0F">
        <w:t>only highly expressed in the SMC and</w:t>
      </w:r>
      <w:r w:rsidR="00C81F7D" w:rsidRPr="002B0C0F">
        <w:t xml:space="preserve"> its receptor, ITGB3 are highly expressed in the PL</w:t>
      </w:r>
      <w:r w:rsidR="00D46DD9" w:rsidRPr="002B0C0F">
        <w:t xml:space="preserve"> and only few MC </w:t>
      </w:r>
      <w:r w:rsidR="000062D4" w:rsidRPr="002B0C0F">
        <w:t>cells have</w:t>
      </w:r>
      <w:r w:rsidR="00D46DD9" w:rsidRPr="002B0C0F">
        <w:t xml:space="preserve"> ITGB3</w:t>
      </w:r>
      <w:r w:rsidR="000062D4" w:rsidRPr="002B0C0F">
        <w:t xml:space="preserve"> expressed</w:t>
      </w:r>
      <w:r w:rsidR="00D46DD9" w:rsidRPr="002B0C0F">
        <w:t>.</w:t>
      </w:r>
      <w:r w:rsidR="00C904B2" w:rsidRPr="002B0C0F">
        <w:t xml:space="preserve"> This inferred that SMC cells are communicated with PL cells</w:t>
      </w:r>
      <w:r w:rsidR="00D46DD9" w:rsidRPr="002B0C0F">
        <w:t xml:space="preserve"> </w:t>
      </w:r>
      <w:r w:rsidR="00C904B2" w:rsidRPr="002B0C0F">
        <w:t>through COL18A1 and ITGB3</w:t>
      </w:r>
      <w:r w:rsidR="003E267B" w:rsidRPr="002B0C0F">
        <w:t>.</w:t>
      </w:r>
      <w:r w:rsidR="00357CA2" w:rsidRPr="002B0C0F">
        <w:t xml:space="preserve"> Our </w:t>
      </w:r>
      <w:r w:rsidR="00476FFF" w:rsidRPr="002B0C0F">
        <w:t xml:space="preserve">literature shows that in 2018, </w:t>
      </w:r>
      <w:proofErr w:type="spellStart"/>
      <w:r w:rsidR="00476FFF" w:rsidRPr="002B0C0F">
        <w:t>Misra</w:t>
      </w:r>
      <w:proofErr w:type="spellEnd"/>
      <w:r w:rsidR="00476FFF" w:rsidRPr="002B0C0F">
        <w:t xml:space="preserve"> et al. </w:t>
      </w:r>
      <w:r w:rsidR="00717F54" w:rsidRPr="002B0C0F">
        <w:fldChar w:fldCharType="begin" w:fldLock="1"/>
      </w:r>
      <w:r w:rsidR="003B436D" w:rsidRPr="002B0C0F">
        <w:instrText>ADDIN CSL_CITATION {"citationItems":[{"id":"ITEM-1","itemData":{"DOI":"10.1161/CIRCRESAHA.120.318479","ISSN":"1524-4571","PMID":"34615369","abstract":"[Figure: see text].","author":[{"dropping-particle":"","family":"Hartmann","given":"Felicia","non-dropping-particle":"","parse-names":false,"suffix":""},{"dropping-particle":"","family":"Gorski","given":"Daniel J.","non-dropping-particle":"","parse-names":false,"suffix":""},{"dropping-particle":"","family":"Newman","given":"Alexandra A.C.","non-dropping-particle":"","parse-names":false,"suffix":""},{"dropping-particle":"","family":"Homann","given":"Susanne","non-dropping-particle":"","parse-names":false,"suffix":""},{"dropping-particle":"","family":"Petz","given":"Anne","non-dropping-particle":"","parse-names":false,"suffix":""},{"dropping-particle":"","family":"Owsiany","given":"Katherine M.","non-dropping-particle":"","parse-names":false,"suffix":""},{"dropping-particle":"","family":"Serbulea","given":"Vlad","non-dropping-particle":"","parse-names":false,"suffix":""},{"dropping-particle":"","family":"Zhou","given":"Yu Qing","non-dropping-particle":"","parse-names":false,"suffix":""},{"dropping-particle":"","family":"Deaton","given":"Rebecca A.","non-dropping-particle":"","parse-names":false,"suffix":""},{"dropping-particle":"","family":"Bendeck","given":"Michelle","non-dropping-particle":"","parse-names":false,"suffix":""},{"dropping-particle":"","family":"Owens","given":"Gary K.","non-dropping-particle":"","parse-names":false,"suffix":""},{"dropping-particle":"","family":"Fischer","given":"Jens W.","non-dropping-particle":"","parse-names":false,"suffix":""}],"container-title":"Circulation research","id":"ITEM-1","issue":"11","issued":{"date-parts":[["2021","11","12"]]},"page":"992-1005","publisher":"Circ Res","title":"SMC-Derived Hyaluronan Modulates Vascular SMC Phenotype in Murine Atherosclerosis","type":"article-journal","volume":"129"},"uris":["http://www.mendeley.com/documents/?uuid=901b8462-61cf-3a0e-b10c-861905b5bacc"]}],"mendeley":{"formattedCitation":"[18]","plainTextFormattedCitation":"[18]","previouslyFormattedCitation":"[18]"},"properties":{"noteIndex":0},"schema":"https://github.com/citation-style-language/schema/raw/master/csl-citation.json"}</w:instrText>
      </w:r>
      <w:r w:rsidR="00717F54" w:rsidRPr="002B0C0F">
        <w:fldChar w:fldCharType="separate"/>
      </w:r>
      <w:r w:rsidR="00717F54" w:rsidRPr="002B0C0F">
        <w:t>[18]</w:t>
      </w:r>
      <w:r w:rsidR="00717F54" w:rsidRPr="002B0C0F">
        <w:fldChar w:fldCharType="end"/>
      </w:r>
      <w:r w:rsidR="00476FFF" w:rsidRPr="002B0C0F">
        <w:t xml:space="preserve"> indicates that ITGB3 plays and important role for smoothing muscle-derived atherosclerotic plaque cells including: SMC and PL.</w:t>
      </w:r>
      <w:r w:rsidR="006F57D8" w:rsidRPr="002B0C0F">
        <w:t xml:space="preserve"> Another case we use is the communication between SMC and MC through LGALS1-PTPRC pairs.</w:t>
      </w:r>
      <w:r w:rsidR="00815393" w:rsidRPr="002B0C0F">
        <w:t xml:space="preserve"> As shown in </w:t>
      </w:r>
      <w:r w:rsidR="005C2398" w:rsidRPr="002B0C0F">
        <w:t>F</w:t>
      </w:r>
      <w:r w:rsidR="00815393" w:rsidRPr="002B0C0F">
        <w:t>ig</w:t>
      </w:r>
      <w:r w:rsidR="005C2398" w:rsidRPr="002B0C0F">
        <w:t xml:space="preserve"> 10</w:t>
      </w:r>
      <w:r w:rsidR="00815393" w:rsidRPr="002B0C0F">
        <w:t xml:space="preserve">, </w:t>
      </w:r>
      <w:r w:rsidR="005249F8" w:rsidRPr="002B0C0F">
        <w:t xml:space="preserve">LGALS1 is highly expressed in SMC, </w:t>
      </w:r>
      <w:proofErr w:type="gramStart"/>
      <w:r w:rsidR="00A74649" w:rsidRPr="002B0C0F">
        <w:t>OB</w:t>
      </w:r>
      <w:proofErr w:type="gramEnd"/>
      <w:r w:rsidR="005249F8" w:rsidRPr="002B0C0F">
        <w:t xml:space="preserve"> and HP. But its receptor, PTPRC, are only expressed in HP and MC</w:t>
      </w:r>
      <w:r w:rsidR="001E1B3D" w:rsidRPr="002B0C0F">
        <w:t xml:space="preserve">. Which also proves </w:t>
      </w:r>
      <w:proofErr w:type="spellStart"/>
      <w:r w:rsidR="001E1B3D" w:rsidRPr="002B0C0F">
        <w:t>rCOM</w:t>
      </w:r>
      <w:r w:rsidR="00717F54" w:rsidRPr="002B0C0F">
        <w:t>’s</w:t>
      </w:r>
      <w:proofErr w:type="spellEnd"/>
      <w:r w:rsidR="003043CF" w:rsidRPr="002B0C0F">
        <w:t xml:space="preserve"> </w:t>
      </w:r>
      <w:r w:rsidR="001E1B3D" w:rsidRPr="002B0C0F">
        <w:t>find</w:t>
      </w:r>
      <w:r w:rsidR="00A92F81" w:rsidRPr="002B0C0F">
        <w:t>ing</w:t>
      </w:r>
      <w:r w:rsidR="001E1B3D" w:rsidRPr="002B0C0F">
        <w:t xml:space="preserve"> in </w:t>
      </w:r>
      <w:r w:rsidR="003043CF" w:rsidRPr="002B0C0F">
        <w:t>gene expression</w:t>
      </w:r>
      <w:r w:rsidR="001E1B3D" w:rsidRPr="002B0C0F">
        <w:t xml:space="preserve"> level. </w:t>
      </w:r>
    </w:p>
    <w:p w14:paraId="24A9E912" w14:textId="324D50F2" w:rsidR="00A92F81" w:rsidRPr="002B0C0F" w:rsidRDefault="00D903CA" w:rsidP="002B0C0F">
      <w:pPr>
        <w:pStyle w:val="AbsHead"/>
      </w:pPr>
      <w:r w:rsidRPr="002B0C0F">
        <w:t xml:space="preserve">To </w:t>
      </w:r>
      <w:r w:rsidR="00823E5F" w:rsidRPr="002B0C0F">
        <w:t>validate</w:t>
      </w:r>
      <w:r w:rsidR="008E594A" w:rsidRPr="002B0C0F">
        <w:t xml:space="preserve"> the </w:t>
      </w:r>
      <w:r w:rsidR="00A92F81" w:rsidRPr="002B0C0F">
        <w:t>gene signaling route that actives the ligand genes and the routes that are activated by the receptors.</w:t>
      </w:r>
      <w:r w:rsidR="00823E5F" w:rsidRPr="002B0C0F">
        <w:t xml:space="preserve"> We demonstrate the violin plot of gene expression value in the dataset of all the TFs that can regulate the COL18A1</w:t>
      </w:r>
      <w:r w:rsidR="00E62C6B" w:rsidRPr="002B0C0F">
        <w:t xml:space="preserve"> include: TFAP2A, TBX3, NUCKS1, SOX11 and RCOR2 as shown in Fig 11. Only TBX3 are highly expressed in the SMC</w:t>
      </w:r>
      <w:r w:rsidR="00DE6780" w:rsidRPr="002B0C0F">
        <w:t xml:space="preserve"> and </w:t>
      </w:r>
      <w:proofErr w:type="spellStart"/>
      <w:r w:rsidR="00A92F81" w:rsidRPr="002B0C0F">
        <w:t>rCOM</w:t>
      </w:r>
      <w:proofErr w:type="spellEnd"/>
      <w:r w:rsidR="00A92F81" w:rsidRPr="002B0C0F">
        <w:t xml:space="preserve"> picks the TBX3 as the upper stream for the COL18A1 instead of other.</w:t>
      </w:r>
      <w:r w:rsidR="00DE6780" w:rsidRPr="002B0C0F">
        <w:t xml:space="preserve"> The consistent result between gene expression value and the output of </w:t>
      </w:r>
      <w:proofErr w:type="spellStart"/>
      <w:r w:rsidR="00DE6780" w:rsidRPr="002B0C0F">
        <w:t>rCOM</w:t>
      </w:r>
      <w:proofErr w:type="spellEnd"/>
      <w:r w:rsidR="00DE6780" w:rsidRPr="002B0C0F">
        <w:t xml:space="preserve"> validate the correctness of route identification. </w:t>
      </w:r>
      <w:r w:rsidR="00A92F81" w:rsidRPr="002B0C0F">
        <w:t>The complete route is shown in Fig 12, which the TBX2 transcripts COL18A1 and actives a route in thyroid hormone signaling pathways through ITGB3.</w:t>
      </w:r>
    </w:p>
    <w:p w14:paraId="162F7B22" w14:textId="0183EFDC" w:rsidR="00516F5D" w:rsidRPr="001645E8" w:rsidRDefault="00EB2E3C" w:rsidP="00516F5D">
      <w:pPr>
        <w:pStyle w:val="Head2"/>
        <w:ind w:left="0" w:firstLine="0"/>
        <w:rPr>
          <w:rFonts w:eastAsia="SimSun"/>
          <w:lang w:eastAsia="zh-CN"/>
          <w14:ligatures w14:val="standard"/>
        </w:rPr>
      </w:pPr>
      <w:r w:rsidRPr="001645E8">
        <w:rPr>
          <w:rStyle w:val="Label"/>
          <w14:ligatures w14:val="standard"/>
        </w:rPr>
        <w:t>4</w:t>
      </w:r>
      <w:r w:rsidR="00114AFC" w:rsidRPr="001645E8">
        <w:rPr>
          <w:rStyle w:val="Label"/>
          <w14:ligatures w14:val="standard"/>
        </w:rPr>
        <w:t>.</w:t>
      </w:r>
      <w:r w:rsidRPr="001645E8">
        <w:rPr>
          <w:rStyle w:val="Label"/>
          <w14:ligatures w14:val="standard"/>
        </w:rPr>
        <w:t xml:space="preserve"> D</w:t>
      </w:r>
      <w:r w:rsidR="00516F5D" w:rsidRPr="001645E8">
        <w:rPr>
          <w:rStyle w:val="Label"/>
          <w14:ligatures w14:val="standard"/>
        </w:rPr>
        <w:t>iscussion</w:t>
      </w:r>
      <w:r w:rsidRPr="001645E8">
        <w:rPr>
          <w:rStyle w:val="Label"/>
          <w14:ligatures w14:val="standard"/>
        </w:rPr>
        <w:t xml:space="preserve"> and conclusion</w:t>
      </w:r>
    </w:p>
    <w:p w14:paraId="34E1BE0B" w14:textId="31B97DEA" w:rsidR="005B6F40" w:rsidRPr="002B0C0F" w:rsidRDefault="005B6F40" w:rsidP="002B0C0F">
      <w:pPr>
        <w:pStyle w:val="AbsHead"/>
      </w:pPr>
      <w:r w:rsidRPr="002B0C0F">
        <w:t xml:space="preserve">Developing </w:t>
      </w:r>
      <w:proofErr w:type="spellStart"/>
      <w:r w:rsidRPr="002B0C0F">
        <w:t>rCom</w:t>
      </w:r>
      <w:proofErr w:type="spellEnd"/>
      <w:r w:rsidRPr="002B0C0F">
        <w:t xml:space="preserve"> was </w:t>
      </w:r>
      <w:r w:rsidR="00325065" w:rsidRPr="002B0C0F">
        <w:t>motivated</w:t>
      </w:r>
      <w:r w:rsidRPr="002B0C0F">
        <w:t xml:space="preserve"> by </w:t>
      </w:r>
      <w:r w:rsidR="00325065" w:rsidRPr="002B0C0F">
        <w:t>inferencing the cell type communication at route-based level through</w:t>
      </w:r>
      <w:r w:rsidR="00365FDC" w:rsidRPr="002B0C0F">
        <w:t xml:space="preserve"> gene signaling pathway route with</w:t>
      </w:r>
      <w:r w:rsidR="00325065" w:rsidRPr="002B0C0F">
        <w:t xml:space="preserve"> </w:t>
      </w:r>
      <w:r w:rsidRPr="002B0C0F">
        <w:t xml:space="preserve">ligand-receptor </w:t>
      </w:r>
      <w:r w:rsidR="00365FDC" w:rsidRPr="002B0C0F">
        <w:t>pairs mapped</w:t>
      </w:r>
      <w:r w:rsidRPr="002B0C0F">
        <w:t xml:space="preserve">. Among all </w:t>
      </w:r>
      <w:r w:rsidRPr="002B0C0F">
        <w:t xml:space="preserve">the existing methods, </w:t>
      </w:r>
      <w:proofErr w:type="spellStart"/>
      <w:r w:rsidRPr="002B0C0F">
        <w:t>Ctyotalk</w:t>
      </w:r>
      <w:proofErr w:type="spellEnd"/>
      <w:r w:rsidRPr="002B0C0F">
        <w:t xml:space="preserve"> returns a signal transduction network between cell types which is </w:t>
      </w:r>
      <w:proofErr w:type="gramStart"/>
      <w:r w:rsidRPr="002B0C0F">
        <w:t>similar to</w:t>
      </w:r>
      <w:proofErr w:type="gramEnd"/>
      <w:r w:rsidRPr="002B0C0F">
        <w:t xml:space="preserve"> </w:t>
      </w:r>
      <w:proofErr w:type="spellStart"/>
      <w:r w:rsidRPr="002B0C0F">
        <w:t>rCOM</w:t>
      </w:r>
      <w:proofErr w:type="spellEnd"/>
      <w:r w:rsidR="005D1AF1" w:rsidRPr="002B0C0F">
        <w:t xml:space="preserve">. The difference between </w:t>
      </w:r>
      <w:proofErr w:type="spellStart"/>
      <w:r w:rsidR="005D1AF1" w:rsidRPr="002B0C0F">
        <w:t>rCom</w:t>
      </w:r>
      <w:proofErr w:type="spellEnd"/>
      <w:r w:rsidR="005D1AF1" w:rsidRPr="002B0C0F">
        <w:t xml:space="preserve"> and </w:t>
      </w:r>
      <w:proofErr w:type="spellStart"/>
      <w:r w:rsidR="005D1AF1" w:rsidRPr="002B0C0F">
        <w:t>Cytoalk</w:t>
      </w:r>
      <w:proofErr w:type="spellEnd"/>
      <w:r w:rsidR="005D1AF1" w:rsidRPr="002B0C0F">
        <w:t xml:space="preserve"> </w:t>
      </w:r>
      <w:ins w:id="73" w:author="Pujan Joshi" w:date="2022-05-13T13:16:00Z">
        <w:r w:rsidR="004E0AD2" w:rsidRPr="002B0C0F">
          <w:t xml:space="preserve">is </w:t>
        </w:r>
      </w:ins>
      <w:r w:rsidR="00B06753" w:rsidRPr="002B0C0F">
        <w:t xml:space="preserve">how we </w:t>
      </w:r>
      <w:r w:rsidR="00095CAD" w:rsidRPr="002B0C0F">
        <w:t>borrow</w:t>
      </w:r>
      <w:r w:rsidR="00B06753" w:rsidRPr="002B0C0F">
        <w:t xml:space="preserve"> the</w:t>
      </w:r>
      <w:r w:rsidR="00095CAD" w:rsidRPr="002B0C0F">
        <w:t xml:space="preserve"> strength of</w:t>
      </w:r>
      <w:r w:rsidR="00B06753" w:rsidRPr="002B0C0F">
        <w:t xml:space="preserve"> prior knowledge. T</w:t>
      </w:r>
      <w:r w:rsidRPr="002B0C0F">
        <w:t xml:space="preserve">he network </w:t>
      </w:r>
      <w:r w:rsidR="005D1AF1" w:rsidRPr="002B0C0F">
        <w:t>inferred by</w:t>
      </w:r>
      <w:r w:rsidRPr="002B0C0F">
        <w:t xml:space="preserve"> </w:t>
      </w:r>
      <w:proofErr w:type="spellStart"/>
      <w:r w:rsidRPr="002B0C0F">
        <w:t>Cytotalk</w:t>
      </w:r>
      <w:proofErr w:type="spellEnd"/>
      <w:r w:rsidRPr="002B0C0F">
        <w:t xml:space="preserve"> i</w:t>
      </w:r>
      <w:r w:rsidR="005D1AF1" w:rsidRPr="002B0C0F">
        <w:t xml:space="preserve">s data driven </w:t>
      </w:r>
      <w:r w:rsidR="007E34F5" w:rsidRPr="002B0C0F">
        <w:t>while</w:t>
      </w:r>
      <w:r w:rsidRPr="002B0C0F">
        <w:t xml:space="preserve"> </w:t>
      </w:r>
      <w:proofErr w:type="spellStart"/>
      <w:r w:rsidRPr="002B0C0F">
        <w:t>rC</w:t>
      </w:r>
      <w:r w:rsidR="00292F14" w:rsidRPr="002B0C0F">
        <w:t>om</w:t>
      </w:r>
      <w:proofErr w:type="spellEnd"/>
      <w:r w:rsidRPr="002B0C0F">
        <w:t xml:space="preserve"> try to identify the </w:t>
      </w:r>
      <w:r w:rsidR="001F68DB" w:rsidRPr="002B0C0F">
        <w:t>meaningful network by connecting routes which are already well studied and supported by wet lab experiment</w:t>
      </w:r>
      <w:ins w:id="74" w:author="Pujan Joshi" w:date="2022-05-13T13:32:00Z">
        <w:r w:rsidR="00F36DBB" w:rsidRPr="002B0C0F">
          <w:t>s</w:t>
        </w:r>
      </w:ins>
      <w:r w:rsidR="001F68DB" w:rsidRPr="002B0C0F">
        <w:t xml:space="preserve">. </w:t>
      </w:r>
      <w:ins w:id="75" w:author="Pujan Joshi" w:date="2022-05-13T13:33:00Z">
        <w:r w:rsidR="00F36DBB" w:rsidRPr="002B0C0F">
          <w:t>While we acknowledge that there are num</w:t>
        </w:r>
      </w:ins>
      <w:ins w:id="76" w:author="Pujan Joshi" w:date="2022-05-13T13:34:00Z">
        <w:r w:rsidR="00F36DBB" w:rsidRPr="002B0C0F">
          <w:t>ber of methods which focus on inferring cell type communication</w:t>
        </w:r>
      </w:ins>
      <w:ins w:id="77" w:author="Pujan Joshi" w:date="2022-05-13T13:35:00Z">
        <w:r w:rsidR="00F36DBB" w:rsidRPr="002B0C0F">
          <w:t xml:space="preserve"> using ligand-receptor expression patterns, our survey revealed that</w:t>
        </w:r>
      </w:ins>
      <w:ins w:id="78" w:author="Pujan Joshi" w:date="2022-05-13T13:36:00Z">
        <w:r w:rsidR="00F36DBB" w:rsidRPr="002B0C0F">
          <w:t xml:space="preserve"> none of these methods use</w:t>
        </w:r>
        <w:r w:rsidR="00BC479C" w:rsidRPr="002B0C0F">
          <w:t xml:space="preserve"> pathway topology (activation/inhibition) </w:t>
        </w:r>
      </w:ins>
      <w:ins w:id="79" w:author="Pujan Joshi" w:date="2022-05-13T13:37:00Z">
        <w:r w:rsidR="00BC479C" w:rsidRPr="002B0C0F">
          <w:t>and regulatory consistency in their model.</w:t>
        </w:r>
      </w:ins>
      <w:ins w:id="80" w:author="Pujan Joshi" w:date="2022-05-13T13:36:00Z">
        <w:r w:rsidR="00BC479C" w:rsidRPr="002B0C0F">
          <w:t xml:space="preserve"> </w:t>
        </w:r>
      </w:ins>
      <w:del w:id="81" w:author="Pujan Joshi" w:date="2022-05-13T13:37:00Z">
        <w:r w:rsidRPr="002B0C0F" w:rsidDel="00BC479C">
          <w:delText xml:space="preserve">To </w:delText>
        </w:r>
      </w:del>
      <w:del w:id="82" w:author="Pujan Joshi" w:date="2022-05-13T13:31:00Z">
        <w:r w:rsidRPr="002B0C0F" w:rsidDel="00F36DBB">
          <w:delText xml:space="preserve">our </w:delText>
        </w:r>
      </w:del>
      <w:del w:id="83" w:author="Pujan Joshi" w:date="2022-05-13T13:37:00Z">
        <w:r w:rsidRPr="002B0C0F" w:rsidDel="00BC479C">
          <w:delText xml:space="preserve">best knowledge, no method currently exists inferring cell type communication considering the gene regulatory patterns (activated or inhibited) and the consistence of regulatory patterns in the signaling routes </w:delText>
        </w:r>
        <w:r w:rsidR="005A3065" w:rsidRPr="002B0C0F" w:rsidDel="00BC479C">
          <w:delText xml:space="preserve">as prior knowledge </w:delText>
        </w:r>
        <w:r w:rsidRPr="002B0C0F" w:rsidDel="00BC479C">
          <w:delText xml:space="preserve">at the scRNA-seq level. </w:delText>
        </w:r>
      </w:del>
      <w:r w:rsidR="001F68DB" w:rsidRPr="002B0C0F">
        <w:t xml:space="preserve">The </w:t>
      </w:r>
      <w:proofErr w:type="spellStart"/>
      <w:r w:rsidR="00CF6B7E" w:rsidRPr="002B0C0F">
        <w:t>rCom</w:t>
      </w:r>
      <w:proofErr w:type="spellEnd"/>
      <w:r w:rsidR="00CF6B7E" w:rsidRPr="002B0C0F">
        <w:t xml:space="preserve"> </w:t>
      </w:r>
      <w:ins w:id="84" w:author="Pujan Joshi" w:date="2022-05-13T13:37:00Z">
        <w:r w:rsidR="00BC479C" w:rsidRPr="002B0C0F">
          <w:t xml:space="preserve">framework </w:t>
        </w:r>
      </w:ins>
      <w:r w:rsidR="00682D78" w:rsidRPr="002B0C0F">
        <w:t>provide</w:t>
      </w:r>
      <w:r w:rsidR="001F68DB" w:rsidRPr="002B0C0F">
        <w:t>s</w:t>
      </w:r>
      <w:r w:rsidR="00682D78" w:rsidRPr="002B0C0F">
        <w:t xml:space="preserve"> a new</w:t>
      </w:r>
      <w:r w:rsidR="00331086" w:rsidRPr="002B0C0F">
        <w:t xml:space="preserve"> way</w:t>
      </w:r>
      <w:r w:rsidR="00682D78" w:rsidRPr="002B0C0F">
        <w:t xml:space="preserve"> </w:t>
      </w:r>
      <w:r w:rsidR="00E97C90" w:rsidRPr="002B0C0F">
        <w:t>of</w:t>
      </w:r>
      <w:r w:rsidR="00682D78" w:rsidRPr="002B0C0F">
        <w:t xml:space="preserve"> </w:t>
      </w:r>
      <w:r w:rsidR="00ED331C" w:rsidRPr="002B0C0F">
        <w:t xml:space="preserve">using well-established prior knowledge to </w:t>
      </w:r>
      <w:r w:rsidR="00330DD0" w:rsidRPr="002B0C0F">
        <w:t xml:space="preserve">translate the communication </w:t>
      </w:r>
      <w:r w:rsidR="00196251" w:rsidRPr="002B0C0F">
        <w:t>behavior</w:t>
      </w:r>
      <w:r w:rsidR="00330DD0" w:rsidRPr="002B0C0F">
        <w:t>.</w:t>
      </w:r>
      <w:r w:rsidR="00ED331C" w:rsidRPr="002B0C0F">
        <w:t xml:space="preserve"> </w:t>
      </w:r>
    </w:p>
    <w:p w14:paraId="4371D5AB" w14:textId="6442F044" w:rsidR="004E1AE3" w:rsidRPr="002B0C0F" w:rsidRDefault="007C39DC" w:rsidP="002B0C0F">
      <w:pPr>
        <w:pStyle w:val="AbsHead"/>
      </w:pPr>
      <w:proofErr w:type="spellStart"/>
      <w:r w:rsidRPr="002B0C0F">
        <w:t>rCOM</w:t>
      </w:r>
      <w:proofErr w:type="spellEnd"/>
      <w:r w:rsidRPr="002B0C0F">
        <w:t xml:space="preserve"> </w:t>
      </w:r>
      <w:r w:rsidR="00196251" w:rsidRPr="002B0C0F">
        <w:t xml:space="preserve">also </w:t>
      </w:r>
      <w:r w:rsidRPr="002B0C0F">
        <w:t xml:space="preserve">provide a new </w:t>
      </w:r>
      <w:r w:rsidR="00FD26A9" w:rsidRPr="002B0C0F">
        <w:t>way</w:t>
      </w:r>
      <w:r w:rsidR="006C5EFB" w:rsidRPr="002B0C0F">
        <w:t xml:space="preserve"> </w:t>
      </w:r>
      <w:r w:rsidRPr="002B0C0F">
        <w:t>for</w:t>
      </w:r>
      <w:r w:rsidR="002641C4" w:rsidRPr="002B0C0F">
        <w:t xml:space="preserve"> combining biological knowledge databases </w:t>
      </w:r>
      <w:del w:id="85" w:author="Pujan Joshi" w:date="2022-05-13T13:38:00Z">
        <w:r w:rsidR="002641C4" w:rsidRPr="002B0C0F" w:rsidDel="00BC479C">
          <w:delText>and</w:delText>
        </w:r>
        <w:r w:rsidRPr="002B0C0F" w:rsidDel="00BC479C">
          <w:delText xml:space="preserve"> </w:delText>
        </w:r>
        <w:r w:rsidR="006C5EFB" w:rsidRPr="002B0C0F" w:rsidDel="00BC479C">
          <w:delText>exploring</w:delText>
        </w:r>
        <w:r w:rsidRPr="002B0C0F" w:rsidDel="00BC479C">
          <w:delText xml:space="preserve"> of pathway</w:delText>
        </w:r>
      </w:del>
      <w:ins w:id="86" w:author="Pujan Joshi" w:date="2022-05-13T13:38:00Z">
        <w:r w:rsidR="00BC479C" w:rsidRPr="002B0C0F">
          <w:t xml:space="preserve">to </w:t>
        </w:r>
      </w:ins>
      <w:ins w:id="87" w:author="Pujan Joshi" w:date="2022-05-13T13:39:00Z">
        <w:r w:rsidR="00BC479C" w:rsidRPr="002B0C0F">
          <w:t>study pathway</w:t>
        </w:r>
      </w:ins>
      <w:r w:rsidR="00C976DE" w:rsidRPr="002B0C0F">
        <w:t xml:space="preserve"> c</w:t>
      </w:r>
      <w:r w:rsidRPr="002B0C0F">
        <w:t>rosstalk.</w:t>
      </w:r>
      <w:r w:rsidR="00322A40" w:rsidRPr="002B0C0F">
        <w:t xml:space="preserve"> </w:t>
      </w:r>
      <w:r w:rsidR="003B436D" w:rsidRPr="002B0C0F">
        <w:t xml:space="preserve">Identifying crosstalk between interacting pathways has been an active research area. Nodes-in-Common (NIC) predicts crosstalk by checking if two pathways share any proteins </w:t>
      </w:r>
      <w:r w:rsidR="003B436D" w:rsidRPr="002B0C0F">
        <w:fldChar w:fldCharType="begin" w:fldLock="1"/>
      </w:r>
      <w:r w:rsidR="003B436D" w:rsidRPr="002B0C0F">
        <w:instrText>ADDIN CSL_CITATION {"citationItems":[{"id":"ITEM-1","itemData":{"DOI":"10.1101/GR.153551.112","ISSN":"1549-5469","PMID":"23934932","abstract":"Identifying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\"crosstalk\"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author":[{"dropping-particle":"","family":"M","given":"Donato","non-dropping-particle":"","parse-names":false,"suffix":""},{"dropping-particle":"","family":"Z","given":"Xu","non-dropping-particle":"","parse-names":false,"suffix":""},{"dropping-particle":"","family":"A","given":"Tomoiaga","non-dropping-particle":"","parse-names":false,"suffix":""},{"dropping-particle":"","family":"JG","given":"Granneman","non-dropping-particle":"","parse-names":false,"suffix":""},{"dropping-particle":"","family":"RG","given":"Mackenzie","non-dropping-particle":"","parse-names":false,"suffix":""},{"dropping-particle":"","family":"R","given":"Bao","non-dropping-particle":"","parse-names":false,"suffix":""},{"dropping-particle":"","family":"NG","given":"Than","non-dropping-particle":"","parse-names":false,"suffix":""},{"dropping-particle":"","family":"PH","given":"Westfall","non-dropping-particle":"","parse-names":false,"suffix":""},{"dropping-particle":"","family":"R","given":"Romero","non-dropping-particle":"","parse-names":false,"suffix":""},{"dropping-particle":"","family":"S","given":"Draghici","non-dropping-particle":"","parse-names":false,"suffix":""}],"container-title":"Genome research","id":"ITEM-1","issue":"11","issued":{"date-parts":[["2013","11"]]},"page":"1885-1893","publisher":"Genome Res","title":"Analysis and correction of crosstalk effects in pathway analysis","type":"article-journal","volume":"23"},"uris":["http://www.mendeley.com/documents/?uuid=3c87b314-01c9-312d-808c-f7001181bbc8"]},{"id":"ITEM-2","itemData":{"DOI":"10.1016/S1360-1385(01)01946-X","ISSN":"1360-1385","PMID":"11378468","abstract":"Plants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responses.","author":[{"dropping-particle":"","family":"H","given":"Knight","non-dropping-particle":"","parse-names":false,"suffix":""},{"dropping-particle":"","family":"MR","given":"Knight","non-dropping-particle":"","parse-names":false,"suffix":""}],"container-title":"Trends in plant science","id":"ITEM-2","issue":"6","issued":{"date-parts":[["2001"]]},"page":"262-267","publisher":"Trends Plant Sci","title":"Abiotic stress signalling pathways: specificity and cross-talk","type":"article-journal","volume":"6"},"uris":["http://www.mendeley.com/documents/?uuid=2a459525-f362-3a3c-b655-a8f9f5d7d847"]},{"id":"ITEM-3","itemData":{"DOI":"10.1038/NRM1837","ISSN":"1471-0072","PMID":"16493415","abstract":"Physiologically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author":[{"dropping-particle":"","family":"CM","given":"Taniguchi","non-dropping-particle":"","parse-names":false,"suffix":""},{"dropping-particle":"","family":"B","given":"Emanuelli","non-dropping-particle":"","parse-names":false,"suffix":""},{"dropping-particle":"","family":"CR","given":"Kahn","non-dropping-particle":"","parse-names":false,"suffix":""}],"container-title":"Nature reviews. Molecular cell biology","id":"ITEM-3","issue":"2","issued":{"date-parts":[["2006","2"]]},"page":"85-96","publisher":"Nat Rev Mol Cell Biol","title":"Critical nodes in signalling pathways: insights into insulin action","type":"article-journal","volume":"7"},"uris":["http://www.mendeley.com/documents/?uuid=c0669d14-5e53-391f-8923-0843580ff978"]}],"mendeley":{"formattedCitation":"[19]–[21]","plainTextFormattedCitation":"[19]–[21]","previouslyFormattedCitation":"[19]–[21]"},"properties":{"noteIndex":0},"schema":"https://github.com/citation-style-language/schema/raw/master/csl-citation.json"}</w:instrText>
      </w:r>
      <w:r w:rsidR="003B436D" w:rsidRPr="002B0C0F">
        <w:fldChar w:fldCharType="separate"/>
      </w:r>
      <w:r w:rsidR="003B436D" w:rsidRPr="002B0C0F">
        <w:t>[19]–[21]</w:t>
      </w:r>
      <w:r w:rsidR="003B436D" w:rsidRPr="002B0C0F">
        <w:fldChar w:fldCharType="end"/>
      </w:r>
      <w:r w:rsidR="003B436D" w:rsidRPr="002B0C0F">
        <w:t>. Hsu et.al. estimate pathway crosstalk based on similarities in Gene Ontology annotations</w:t>
      </w:r>
      <w:r w:rsidR="003B436D" w:rsidRPr="002B0C0F">
        <w:fldChar w:fldCharType="begin" w:fldLock="1"/>
      </w:r>
      <w:r w:rsidR="001E2969" w:rsidRPr="002B0C0F">
        <w:instrText>ADDIN CSL_CITATION {"citationItems":[{"id":"ITEM-1","itemData":{"DOI":"10.1186/1471-2164-13-S7-S25","ISSN":"1471-2164","abstract":"In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author":[{"dropping-particle":"","family":"Hsu","given":"Chia-Lang","non-dropping-particle":"","parse-names":false,"suffix":""},{"dropping-particle":"","family":"Yang","given":"Ueng-Cheng","non-dropping-particle":"","parse-names":false,"suffix":""}],"container-title":"BMC Genomics 2012 13:7","id":"ITEM-1","issue":"7","issued":{"date-parts":[["2012","12","13"]]},"page":"1-15","publisher":"BioMed Central","title":"Discovering pathway cross-talks based on functional relations between pathways","type":"article-journal","volume":"13"},"uris":["http://www.mendeley.com/documents/?uuid=93e7940a-9a88-30b0-8de5-88376fe8a95f"]}],"mendeley":{"formattedCitation":"[22]","plainTextFormattedCitation":"[22]","previouslyFormattedCitation":"[22]"},"properties":{"noteIndex":0},"schema":"https://github.com/citation-style-language/schema/raw/master/csl-citation.json"}</w:instrText>
      </w:r>
      <w:r w:rsidR="003B436D" w:rsidRPr="002B0C0F">
        <w:fldChar w:fldCharType="separate"/>
      </w:r>
      <w:r w:rsidR="003B436D" w:rsidRPr="002B0C0F">
        <w:t>[22]</w:t>
      </w:r>
      <w:r w:rsidR="003B436D" w:rsidRPr="002B0C0F">
        <w:fldChar w:fldCharType="end"/>
      </w:r>
      <w:r w:rsidR="003B436D" w:rsidRPr="002B0C0F">
        <w:t xml:space="preserve">. Given a protein-protein interaction network, Li et al. links two pathways A and B if more edges connect the proteins in A to the proteins in B than expected by chance in a randomly wired network </w:t>
      </w:r>
      <w:r w:rsidR="003B436D" w:rsidRPr="002B0C0F">
        <w:fldChar w:fldCharType="begin" w:fldLock="1"/>
      </w:r>
      <w:r w:rsidR="001E2969" w:rsidRPr="002B0C0F">
        <w:instrText xml:space="preserve">ADDIN CSL_CITATION {"citationItems":[{"id":"ITEM-1","itemData":{"DOI":"10.1093/BIOINFORMATICS/BTN200","ISSN":"1367-4811","PMID":"18434343","abstract":"Motivation: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w:instrText>
      </w:r>
      <w:r w:rsidR="001E2969" w:rsidRPr="002B0C0F">
        <w:rPr>
          <w:rFonts w:cs="Cambria Math"/>
        </w:rPr>
        <w:instrText>∼</w:instrText>
      </w:r>
      <w:r w:rsidR="001E2969" w:rsidRPr="002B0C0F">
        <w:instrText xml:space="preserve">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author":[{"dropping-particle":"","family":"Y","given":"Li","non-dropping-particle":"","parse-names":false,"suffix":""},{"dropping-particle":"","family":"P","given":"Agarwal","non-dropping-particle":"","parse-names":false,"suffix":""},{"dropping-particle":"","family":"D","given":"Rajagopalan","non-dropping-particle":"","parse-names":false,"suffix":""}],"container-title":"Bioinformatics (Oxford, England)","id":"ITEM-1","issue":"12","issued":{"date-parts":[["2008","6"]]},"page":"1442-1447","publisher":"Bioinformatics","title":"A global pathway crosstalk network","type":"article-journal","volume":"24"},"uris":["http://www.mendeley.com/documents/?uuid=b448c69d-1cd7-3949-b867-01b6f3b2f4be"]}],"mendeley":{"formattedCitation":"[23]","plainTextFormattedCitation":"[23]","previouslyFormattedCitation":"[23]"},"properties":{"noteIndex":0},"schema":"https://github.com/citation-style-language/schema/raw/master/csl-citation.json"}</w:instrText>
      </w:r>
      <w:r w:rsidR="003B436D" w:rsidRPr="002B0C0F">
        <w:fldChar w:fldCharType="separate"/>
      </w:r>
      <w:r w:rsidR="003B436D" w:rsidRPr="002B0C0F">
        <w:t>[23]</w:t>
      </w:r>
      <w:r w:rsidR="003B436D" w:rsidRPr="002B0C0F">
        <w:fldChar w:fldCharType="end"/>
      </w:r>
      <w:r w:rsidR="003B436D" w:rsidRPr="002B0C0F">
        <w:t>.</w:t>
      </w:r>
      <w:r w:rsidR="002C0CA9" w:rsidRPr="002B0C0F">
        <w:t xml:space="preserve"> In our previous work, </w:t>
      </w:r>
      <w:proofErr w:type="spellStart"/>
      <w:r w:rsidR="002C0CA9" w:rsidRPr="002B0C0F">
        <w:t>ctBuilder</w:t>
      </w:r>
      <w:proofErr w:type="spellEnd"/>
      <w:r w:rsidR="001E2969" w:rsidRPr="002B0C0F">
        <w:t xml:space="preserve"> </w:t>
      </w:r>
      <w:r w:rsidR="001E2969" w:rsidRPr="002B0C0F">
        <w:fldChar w:fldCharType="begin" w:fldLock="1"/>
      </w:r>
      <w:r w:rsidR="00AD2DE9" w:rsidRPr="002B0C0F">
        <w:instrText>ADDIN CSL_CITATION {"citationItems":[{"id":"ITEM-1","itemData":{"DOI":"10.1109/BIBM52615.2021.9669811","ISBN":"9781665401265","abstract":"Biomedical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author":[{"dropping-particle":"","family":"Wang","given":"Honglin","non-dropping-particle":"","parse-names":false,"suffix":""},{"dropping-particle":"","family":"Joshi","given":"Pujan","non-dropping-particle":"","parse-names":false,"suffix":""},{"dropping-particle":"","family":"Hong","given":"Seung Hyun","non-dropping-particle":"","parse-names":false,"suffix":""},{"dropping-particle":"","family":"Shin","given":"Dong Ju","non-dropping-particle":"","parse-names":false,"suffix":""},{"dropping-particle":"","family":"Shin","given":"Dong Guk","non-dropping-particle":"","parse-names":false,"suffix":""}],"container-title":"Proceedings - 2021 IEEE International Conference on Bioinformatics and Biomedicine, BIBM 2021","id":"ITEM-1","issued":{"date-parts":[["2021"]]},"page":"270-273","publisher":"Institute of Electrical and Electronics Engineers Inc.","title":"CtBuilder: A framework for building pathway crosstalks by combining single cell data with bulk cell data","type":"article-journal"},"uris":["http://www.mendeley.com/documents/?uuid=6a280bf5-6e84-3ec6-a6ac-a7faed554868"]}],"mendeley":{"formattedCitation":"[24]","plainTextFormattedCitation":"[24]","previouslyFormattedCitation":"[24]"},"properties":{"noteIndex":0},"schema":"https://github.com/citation-style-language/schema/raw/master/csl-citation.json"}</w:instrText>
      </w:r>
      <w:r w:rsidR="001E2969" w:rsidRPr="002B0C0F">
        <w:fldChar w:fldCharType="separate"/>
      </w:r>
      <w:r w:rsidR="001E2969" w:rsidRPr="002B0C0F">
        <w:t>[24]</w:t>
      </w:r>
      <w:r w:rsidR="001E2969" w:rsidRPr="002B0C0F">
        <w:fldChar w:fldCharType="end"/>
      </w:r>
      <w:r w:rsidR="002C0CA9" w:rsidRPr="002B0C0F">
        <w:t xml:space="preserve"> is developed to </w:t>
      </w:r>
      <w:r w:rsidR="001E2969" w:rsidRPr="002B0C0F">
        <w:t>identify a subnetwork interconnecting two pathways.</w:t>
      </w:r>
      <w:r w:rsidR="002C0CA9" w:rsidRPr="002B0C0F">
        <w:t xml:space="preserve"> </w:t>
      </w:r>
      <w:r w:rsidR="001E2969" w:rsidRPr="002B0C0F">
        <w:t>However,</w:t>
      </w:r>
      <w:r w:rsidR="00D038C9" w:rsidRPr="002B0C0F">
        <w:t xml:space="preserve"> with combination of </w:t>
      </w:r>
      <w:r w:rsidR="001029A3" w:rsidRPr="002B0C0F">
        <w:t>ligand-receptor pairs databases</w:t>
      </w:r>
      <w:r w:rsidR="00D038C9" w:rsidRPr="002B0C0F">
        <w:t xml:space="preserve"> </w:t>
      </w:r>
      <w:r w:rsidR="0081375B" w:rsidRPr="002B0C0F">
        <w:t>and</w:t>
      </w:r>
      <w:r w:rsidR="00D038C9" w:rsidRPr="002B0C0F">
        <w:t xml:space="preserve"> </w:t>
      </w:r>
      <w:r w:rsidR="0070535B" w:rsidRPr="002B0C0F">
        <w:t xml:space="preserve">curated </w:t>
      </w:r>
      <w:r w:rsidR="00D038C9" w:rsidRPr="002B0C0F">
        <w:t>gene signaling pathway</w:t>
      </w:r>
      <w:r w:rsidR="00D2774F" w:rsidRPr="002B0C0F">
        <w:t xml:space="preserve"> databases</w:t>
      </w:r>
      <w:r w:rsidR="00D038C9" w:rsidRPr="002B0C0F">
        <w:t>,</w:t>
      </w:r>
      <w:r w:rsidR="002C0CA9" w:rsidRPr="002B0C0F">
        <w:t xml:space="preserve"> </w:t>
      </w:r>
      <w:r w:rsidR="00BB78A2" w:rsidRPr="002B0C0F">
        <w:t xml:space="preserve">the </w:t>
      </w:r>
      <w:proofErr w:type="spellStart"/>
      <w:r w:rsidR="002C0CA9" w:rsidRPr="002B0C0F">
        <w:t>rCom</w:t>
      </w:r>
      <w:proofErr w:type="spellEnd"/>
      <w:r w:rsidR="002C0CA9" w:rsidRPr="002B0C0F">
        <w:t xml:space="preserve"> </w:t>
      </w:r>
      <w:ins w:id="88" w:author="Pujan Joshi" w:date="2022-05-13T13:40:00Z">
        <w:r w:rsidR="00BC479C" w:rsidRPr="002B0C0F">
          <w:t xml:space="preserve">framework </w:t>
        </w:r>
      </w:ins>
      <w:r w:rsidR="00BB78A2" w:rsidRPr="002B0C0F">
        <w:t xml:space="preserve">can </w:t>
      </w:r>
      <w:r w:rsidR="002C0CA9" w:rsidRPr="002B0C0F">
        <w:t xml:space="preserve">provide a </w:t>
      </w:r>
      <w:r w:rsidR="00AE75F6" w:rsidRPr="002B0C0F">
        <w:t>novel aspect</w:t>
      </w:r>
      <w:r w:rsidR="002C0CA9" w:rsidRPr="002B0C0F">
        <w:t xml:space="preserve"> of exploring and </w:t>
      </w:r>
      <w:r w:rsidR="00AE75F6" w:rsidRPr="002B0C0F">
        <w:t>identifying pathway</w:t>
      </w:r>
      <w:r w:rsidR="00B21D33" w:rsidRPr="002B0C0F">
        <w:t xml:space="preserve"> cross</w:t>
      </w:r>
      <w:r w:rsidR="00AE75F6" w:rsidRPr="002B0C0F">
        <w:t>talk, which is the</w:t>
      </w:r>
      <w:r w:rsidR="00DB0A3B" w:rsidRPr="002B0C0F">
        <w:t xml:space="preserve"> connection between</w:t>
      </w:r>
      <w:r w:rsidR="00AE75F6" w:rsidRPr="002B0C0F">
        <w:t xml:space="preserve"> ligand and receptor pairs.</w:t>
      </w:r>
      <w:r w:rsidR="004331F0" w:rsidRPr="002B0C0F">
        <w:t xml:space="preserve"> More explicitly, without finding NIC, signal </w:t>
      </w:r>
      <w:ins w:id="89" w:author="Pujan Joshi" w:date="2022-05-13T13:44:00Z">
        <w:r w:rsidR="001645E8" w:rsidRPr="002B0C0F">
          <w:t>originating</w:t>
        </w:r>
      </w:ins>
      <w:del w:id="90" w:author="Pujan Joshi" w:date="2022-05-13T13:44:00Z">
        <w:r w:rsidR="004331F0" w:rsidRPr="002B0C0F" w:rsidDel="001645E8">
          <w:delText>starts</w:delText>
        </w:r>
      </w:del>
      <w:r w:rsidR="004331F0" w:rsidRPr="002B0C0F">
        <w:t xml:space="preserve"> from </w:t>
      </w:r>
      <w:r w:rsidR="00EF557E" w:rsidRPr="002B0C0F">
        <w:t xml:space="preserve">CLR </w:t>
      </w:r>
      <w:del w:id="91" w:author="Pujan Joshi" w:date="2022-05-13T13:44:00Z">
        <w:r w:rsidR="00EF557E" w:rsidRPr="002B0C0F" w:rsidDel="001645E8">
          <w:delText xml:space="preserve">which is </w:delText>
        </w:r>
        <w:r w:rsidR="00BA1E6C" w:rsidRPr="002B0C0F" w:rsidDel="001645E8">
          <w:delText>belong</w:delText>
        </w:r>
        <w:r w:rsidR="00EF557E" w:rsidRPr="002B0C0F" w:rsidDel="001645E8">
          <w:delText xml:space="preserve"> </w:delText>
        </w:r>
        <w:r w:rsidR="00BA1E6C" w:rsidRPr="002B0C0F" w:rsidDel="001645E8">
          <w:delText>to</w:delText>
        </w:r>
      </w:del>
      <w:ins w:id="92" w:author="Pujan Joshi" w:date="2022-05-13T13:44:00Z">
        <w:r w:rsidR="001645E8" w:rsidRPr="002B0C0F">
          <w:t>in</w:t>
        </w:r>
      </w:ins>
      <w:r w:rsidR="00EF557E" w:rsidRPr="002B0C0F">
        <w:t xml:space="preserve"> pathway A can impact its downstream gene in CRR which is derived from a different pathway</w:t>
      </w:r>
      <w:r w:rsidR="002D3E61" w:rsidRPr="002B0C0F">
        <w:t xml:space="preserve"> B</w:t>
      </w:r>
      <w:ins w:id="93" w:author="Pujan Joshi" w:date="2022-05-13T13:45:00Z">
        <w:r w:rsidR="001645E8">
          <w:t>. These two routes can be connected</w:t>
        </w:r>
      </w:ins>
      <w:r w:rsidR="00431478" w:rsidRPr="002B0C0F">
        <w:t xml:space="preserve"> through the ligand-receptor pair</w:t>
      </w:r>
      <w:del w:id="94" w:author="Pujan Joshi" w:date="2022-05-13T13:41:00Z">
        <w:r w:rsidR="00431478" w:rsidRPr="002B0C0F" w:rsidDel="00BC479C">
          <w:delText>s</w:delText>
        </w:r>
      </w:del>
      <w:r w:rsidR="00431478" w:rsidRPr="002B0C0F">
        <w:t xml:space="preserve"> which is not originally </w:t>
      </w:r>
      <w:del w:id="95" w:author="Pujan Joshi" w:date="2022-05-13T13:46:00Z">
        <w:r w:rsidR="00431478" w:rsidRPr="002B0C0F" w:rsidDel="001645E8">
          <w:delText xml:space="preserve">from </w:delText>
        </w:r>
      </w:del>
      <w:ins w:id="96" w:author="Pujan Joshi" w:date="2022-05-13T13:46:00Z">
        <w:r w:rsidR="001645E8">
          <w:t xml:space="preserve">annotated in </w:t>
        </w:r>
      </w:ins>
      <w:r w:rsidR="00431478" w:rsidRPr="002B0C0F">
        <w:t xml:space="preserve">pathways </w:t>
      </w:r>
      <w:del w:id="97" w:author="Pujan Joshi" w:date="2022-05-13T13:46:00Z">
        <w:r w:rsidR="00431478" w:rsidRPr="002B0C0F" w:rsidDel="001645E8">
          <w:delText xml:space="preserve">by </w:delText>
        </w:r>
      </w:del>
      <w:ins w:id="98" w:author="Pujan Joshi" w:date="2022-05-13T13:46:00Z">
        <w:r w:rsidR="001645E8">
          <w:t>but</w:t>
        </w:r>
        <w:r w:rsidR="001645E8" w:rsidRPr="002B0C0F">
          <w:t xml:space="preserve"> </w:t>
        </w:r>
      </w:ins>
      <w:r w:rsidR="005C277E" w:rsidRPr="002B0C0F">
        <w:t xml:space="preserve">supported by </w:t>
      </w:r>
      <w:r w:rsidR="00596C2F" w:rsidRPr="002B0C0F">
        <w:t>curated</w:t>
      </w:r>
      <w:r w:rsidR="005C277E" w:rsidRPr="002B0C0F">
        <w:t xml:space="preserve"> ligand-receptor databases</w:t>
      </w:r>
      <w:r w:rsidR="00EF557E" w:rsidRPr="002B0C0F">
        <w:t>.</w:t>
      </w:r>
      <w:r w:rsidR="002D3E61" w:rsidRPr="002B0C0F">
        <w:t xml:space="preserve"> </w:t>
      </w:r>
      <w:r w:rsidR="00AE75F6" w:rsidRPr="002B0C0F">
        <w:t>By analyzing the communication route pairs</w:t>
      </w:r>
      <w:r w:rsidR="00E03A95" w:rsidRPr="002B0C0F">
        <w:t>, unknown crosstalk</w:t>
      </w:r>
      <w:r w:rsidR="00637787" w:rsidRPr="002B0C0F">
        <w:t xml:space="preserve"> between two independent</w:t>
      </w:r>
      <w:r w:rsidR="007D3C26" w:rsidRPr="002B0C0F">
        <w:t xml:space="preserve"> pathways might be identified.</w:t>
      </w:r>
      <w:r w:rsidR="008B3489" w:rsidRPr="002B0C0F">
        <w:t xml:space="preserve"> </w:t>
      </w:r>
    </w:p>
    <w:p w14:paraId="177A4417" w14:textId="2B6CBD32" w:rsidR="00B63B09" w:rsidRPr="002B0C0F" w:rsidRDefault="00B63B09" w:rsidP="002B0C0F">
      <w:pPr>
        <w:pStyle w:val="AbsHead"/>
      </w:pPr>
      <w:r w:rsidRPr="002B0C0F">
        <w:t xml:space="preserve">The current experiment with </w:t>
      </w:r>
      <w:proofErr w:type="spellStart"/>
      <w:r w:rsidRPr="002B0C0F">
        <w:t>rCom</w:t>
      </w:r>
      <w:proofErr w:type="spellEnd"/>
      <w:r w:rsidRPr="002B0C0F">
        <w:t xml:space="preserve"> was done using Chip-seq, </w:t>
      </w:r>
      <w:proofErr w:type="spellStart"/>
      <w:r w:rsidRPr="002B0C0F">
        <w:t>CellChat</w:t>
      </w:r>
      <w:proofErr w:type="spellEnd"/>
      <w:r w:rsidRPr="002B0C0F">
        <w:t xml:space="preserve">, </w:t>
      </w:r>
      <w:proofErr w:type="spellStart"/>
      <w:r w:rsidRPr="002B0C0F">
        <w:t>CellTalkDB</w:t>
      </w:r>
      <w:proofErr w:type="spellEnd"/>
      <w:r w:rsidRPr="002B0C0F">
        <w:t xml:space="preserve"> and KEGG to utilize the causal information</w:t>
      </w:r>
      <w:r w:rsidR="006625C1" w:rsidRPr="002B0C0F">
        <w:t xml:space="preserve"> curated in the database. But it can be easily extended to use other</w:t>
      </w:r>
      <w:r w:rsidR="00FC7258" w:rsidRPr="002B0C0F">
        <w:t xml:space="preserve"> databases like </w:t>
      </w:r>
      <w:proofErr w:type="spellStart"/>
      <w:r w:rsidR="00FC7258" w:rsidRPr="002B0C0F">
        <w:t>BioGrid</w:t>
      </w:r>
      <w:proofErr w:type="spellEnd"/>
      <w:r w:rsidR="00AD2DE9" w:rsidRPr="002B0C0F">
        <w:t xml:space="preserve"> </w:t>
      </w:r>
      <w:r w:rsidR="00AD2DE9" w:rsidRPr="002B0C0F">
        <w:fldChar w:fldCharType="begin" w:fldLock="1"/>
      </w:r>
      <w:r w:rsidR="00AD2DE9" w:rsidRPr="002B0C0F">
        <w:instrText>ADDIN CSL_CITATION {"citationItems":[{"id":"ITEM-1","itemData":{"DOI":"10.1093/nar/gkj109","abstract":"Access to unified datasets of protein and genetic interactions is critical for interrogation of gene/ protein function and analysis of global network properties.","author":[{"dropping-particle":"","family":"Stark","given":"Chris","non-dropping-particle":"","parse-names":false,"suffix":""},{"dropping-particle":"","family":"Breitkreutz","given":"Bobby-Joe","non-dropping-particle":"","parse-names":false,"suffix":""},{"dropping-particle":"","family":"Reguly","given":"Teresa","non-dropping-particle":"","parse-names":false,"suffix":""},{"dropping-particle":"","family":"Boucher","given":"Lorrie","non-dropping-particle":"","parse-names":false,"suffix":""},{"dropping-particle":"","family":"Breitkreutz","given":"Ashton","non-dropping-particle":"","parse-names":false,"suffix":""},{"dropping-particle":"","family":"Tyers","given":"Mike","non-dropping-particle":"","parse-names":false,"suffix":""}],"id":"ITEM-1","issued":{"date-parts":[["0"]]},"title":"BioGRID: a general repository for interaction datasets","type":"article-journal"},"uris":["http://www.mendeley.com/documents/?uuid=584a4303-0d76-39bc-8cc1-d07cbf81f874"]}],"mendeley":{"formattedCitation":"[25]","plainTextFormattedCitation":"[25]","previouslyFormattedCitation":"[25]"},"properties":{"noteIndex":0},"schema":"https://github.com/citation-style-language/schema/raw/master/csl-citation.json"}</w:instrText>
      </w:r>
      <w:r w:rsidR="00AD2DE9" w:rsidRPr="002B0C0F">
        <w:fldChar w:fldCharType="separate"/>
      </w:r>
      <w:r w:rsidR="00AD2DE9" w:rsidRPr="002B0C0F">
        <w:t>[25]</w:t>
      </w:r>
      <w:r w:rsidR="00AD2DE9" w:rsidRPr="002B0C0F">
        <w:fldChar w:fldCharType="end"/>
      </w:r>
      <w:r w:rsidR="006625C1" w:rsidRPr="002B0C0F">
        <w:t xml:space="preserve">. </w:t>
      </w:r>
      <w:commentRangeStart w:id="99"/>
      <w:r w:rsidR="00B54D7D" w:rsidRPr="002B0C0F">
        <w:t xml:space="preserve">Our literature survey for the gene related with identified cell type gave us the confidence of </w:t>
      </w:r>
      <w:proofErr w:type="spellStart"/>
      <w:r w:rsidR="00B54D7D" w:rsidRPr="002B0C0F">
        <w:t>our</w:t>
      </w:r>
      <w:proofErr w:type="spellEnd"/>
      <w:r w:rsidR="00B54D7D" w:rsidRPr="002B0C0F">
        <w:t xml:space="preserve"> </w:t>
      </w:r>
      <w:proofErr w:type="spellStart"/>
      <w:r w:rsidR="00B54D7D" w:rsidRPr="002B0C0F">
        <w:t>proposed</w:t>
      </w:r>
      <w:proofErr w:type="spellEnd"/>
      <w:r w:rsidR="00B54D7D" w:rsidRPr="002B0C0F">
        <w:t xml:space="preserve"> frame </w:t>
      </w:r>
      <w:proofErr w:type="spellStart"/>
      <w:r w:rsidR="00B54D7D" w:rsidRPr="002B0C0F">
        <w:t>work</w:t>
      </w:r>
      <w:proofErr w:type="spellEnd"/>
      <w:r w:rsidR="00B54D7D" w:rsidRPr="002B0C0F">
        <w:t>.</w:t>
      </w:r>
      <w:commentRangeEnd w:id="99"/>
      <w:r w:rsidR="002B0C0F">
        <w:rPr>
          <w:rStyle w:val="CommentReference"/>
          <w:rFonts w:ascii="Linux Libertine" w:hAnsi="Linux Libertine" w:cstheme="minorBidi"/>
          <w:bCs w:val="0"/>
          <w:iCs w:val="0"/>
          <w:lang w:val="en-US" w:eastAsia="en-US"/>
          <w14:ligatures w14:val="none"/>
        </w:rPr>
        <w:commentReference w:id="99"/>
      </w:r>
      <w:del w:id="100" w:author="Pujan Joshi" w:date="2022-05-13T13:58:00Z">
        <w:r w:rsidR="00B54D7D" w:rsidRPr="002B0C0F" w:rsidDel="002B0C0F">
          <w:delText xml:space="preserve"> We anticipate that the literature survey should produce a high hit ratio since the</w:delText>
        </w:r>
        <w:r w:rsidR="0095395B" w:rsidRPr="002B0C0F" w:rsidDel="002B0C0F">
          <w:delText xml:space="preserve"> rCom uses well</w:delText>
        </w:r>
        <w:r w:rsidR="00B54D7D" w:rsidRPr="002B0C0F" w:rsidDel="002B0C0F">
          <w:delText xml:space="preserve"> </w:delText>
        </w:r>
        <w:r w:rsidR="0095395B" w:rsidRPr="002B0C0F" w:rsidDel="002B0C0F">
          <w:delText>curated biological databases as the publishers has intended</w:delText>
        </w:r>
      </w:del>
      <w:r w:rsidR="0095395B" w:rsidRPr="002B0C0F">
        <w:t xml:space="preserve">. </w:t>
      </w:r>
      <w:del w:id="101" w:author="Pujan Joshi" w:date="2022-05-13T13:58:00Z">
        <w:r w:rsidR="0095395B" w:rsidRPr="002B0C0F" w:rsidDel="002B0C0F">
          <w:delText xml:space="preserve">A limitation in our rCom is the lack of mechanism that can handle the dropouts in scRNA-seq data. </w:delText>
        </w:r>
        <w:r w:rsidR="00280792" w:rsidRPr="002B0C0F" w:rsidDel="002B0C0F">
          <w:delText>How to choose an appropriate imputing method and combine in the rCom is an interesting future problem.</w:delText>
        </w:r>
      </w:del>
    </w:p>
    <w:p w14:paraId="1A8A9E17" w14:textId="4F5119BC" w:rsidR="00243733" w:rsidRPr="001645E8" w:rsidRDefault="00243733" w:rsidP="00243733">
      <w:pPr>
        <w:pStyle w:val="AckHead"/>
        <w:rPr>
          <w14:ligatures w14:val="standard"/>
        </w:rPr>
      </w:pPr>
      <w:r w:rsidRPr="001645E8">
        <w:rPr>
          <w14:ligatures w14:val="standard"/>
        </w:rPr>
        <w:t>ACKNOWLEDGMENTS</w:t>
      </w:r>
    </w:p>
    <w:p w14:paraId="52DF8C0E" w14:textId="26924957" w:rsidR="00243733" w:rsidRPr="001645E8" w:rsidRDefault="00243733" w:rsidP="00F72625">
      <w:pPr>
        <w:pStyle w:val="AckPara"/>
      </w:pPr>
      <w:r w:rsidRPr="001645E8">
        <w:lastRenderedPageBreak/>
        <w:t xml:space="preserve">Insert paragraph text here. Insert paragraph text here. Insert paragraph text here. Insert paragraph text here. Insert paragraph text here. </w:t>
      </w:r>
    </w:p>
    <w:p w14:paraId="650CDBA9" w14:textId="505ECF56" w:rsidR="00243733" w:rsidRPr="001645E8" w:rsidRDefault="00243733" w:rsidP="00243733">
      <w:pPr>
        <w:pStyle w:val="ReferenceHead"/>
        <w:rPr>
          <w14:ligatures w14:val="standard"/>
        </w:rPr>
      </w:pPr>
      <w:r w:rsidRPr="001645E8">
        <w:rPr>
          <w14:ligatures w14:val="standard"/>
        </w:rPr>
        <w:t>REFERENCES</w:t>
      </w:r>
    </w:p>
    <w:p w14:paraId="0325FAB1" w14:textId="756E743D" w:rsidR="00AD2DE9" w:rsidRPr="001645E8" w:rsidRDefault="00F66DC6" w:rsidP="00AD2DE9">
      <w:pPr>
        <w:widowControl w:val="0"/>
        <w:autoSpaceDE w:val="0"/>
        <w:autoSpaceDN w:val="0"/>
        <w:adjustRightInd w:val="0"/>
        <w:spacing w:line="240" w:lineRule="auto"/>
        <w:ind w:left="640" w:hanging="640"/>
        <w:rPr>
          <w:rFonts w:cs="Linux Libertine"/>
          <w:sz w:val="14"/>
          <w:szCs w:val="24"/>
        </w:rPr>
      </w:pPr>
      <w:r w:rsidRPr="001645E8">
        <w:rPr>
          <w:rFonts w:eastAsia="Times New Roman"/>
          <w:szCs w:val="14"/>
        </w:rPr>
        <w:fldChar w:fldCharType="begin" w:fldLock="1"/>
      </w:r>
      <w:r w:rsidRPr="001645E8">
        <w:rPr>
          <w:rFonts w:eastAsia="Times New Roman"/>
          <w:szCs w:val="14"/>
        </w:rPr>
        <w:instrText xml:space="preserve">ADDIN Mendeley Bibliography CSL_BIBLIOGRAPHY </w:instrText>
      </w:r>
      <w:r w:rsidRPr="001645E8">
        <w:rPr>
          <w:rFonts w:eastAsia="Times New Roman"/>
          <w:szCs w:val="14"/>
        </w:rPr>
        <w:fldChar w:fldCharType="separate"/>
      </w:r>
      <w:r w:rsidR="00AD2DE9" w:rsidRPr="001645E8">
        <w:rPr>
          <w:rFonts w:cs="Linux Libertine"/>
          <w:sz w:val="14"/>
          <w:szCs w:val="24"/>
        </w:rPr>
        <w:t>[1]</w:t>
      </w:r>
      <w:r w:rsidR="00AD2DE9" w:rsidRPr="001645E8">
        <w:rPr>
          <w:rFonts w:cs="Linux Libertine"/>
          <w:sz w:val="14"/>
          <w:szCs w:val="24"/>
        </w:rPr>
        <w:tab/>
        <w:t xml:space="preserve">D. A. Skelly </w:t>
      </w:r>
      <w:r w:rsidR="00AD2DE9" w:rsidRPr="001645E8">
        <w:rPr>
          <w:rFonts w:cs="Linux Libertine"/>
          <w:i/>
          <w:iCs/>
          <w:sz w:val="14"/>
          <w:szCs w:val="24"/>
        </w:rPr>
        <w:t>et al.</w:t>
      </w:r>
      <w:r w:rsidR="00AD2DE9" w:rsidRPr="001645E8">
        <w:rPr>
          <w:rFonts w:cs="Linux Libertine"/>
          <w:sz w:val="14"/>
          <w:szCs w:val="24"/>
        </w:rPr>
        <w:t xml:space="preserve">, “Single-Cell Transcriptional Profiling Reveals Cellular Diversity and Intercommunication in the Mouse Heart,” </w:t>
      </w:r>
      <w:r w:rsidR="00AD2DE9" w:rsidRPr="001645E8">
        <w:rPr>
          <w:rFonts w:cs="Linux Libertine"/>
          <w:i/>
          <w:iCs/>
          <w:sz w:val="14"/>
          <w:szCs w:val="24"/>
        </w:rPr>
        <w:t>Cell Rep.</w:t>
      </w:r>
      <w:r w:rsidR="00AD2DE9" w:rsidRPr="001645E8">
        <w:rPr>
          <w:rFonts w:cs="Linux Libertine"/>
          <w:sz w:val="14"/>
          <w:szCs w:val="24"/>
        </w:rPr>
        <w:t xml:space="preserve">, vol. 22, no. 3, pp. 600–610, Jan. 2018, </w:t>
      </w:r>
      <w:proofErr w:type="spellStart"/>
      <w:r w:rsidR="00AD2DE9" w:rsidRPr="001645E8">
        <w:rPr>
          <w:rFonts w:cs="Linux Libertine"/>
          <w:sz w:val="14"/>
          <w:szCs w:val="24"/>
        </w:rPr>
        <w:t>doi</w:t>
      </w:r>
      <w:proofErr w:type="spellEnd"/>
      <w:r w:rsidR="00AD2DE9" w:rsidRPr="001645E8">
        <w:rPr>
          <w:rFonts w:cs="Linux Libertine"/>
          <w:sz w:val="14"/>
          <w:szCs w:val="24"/>
        </w:rPr>
        <w:t>: 10.1016/J.CELREP.2017.12.072.</w:t>
      </w:r>
    </w:p>
    <w:p w14:paraId="630F0961"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[2]</w:t>
      </w:r>
      <w:r w:rsidRPr="001645E8">
        <w:rPr>
          <w:rFonts w:cs="Linux Libertine"/>
          <w:sz w:val="14"/>
          <w:szCs w:val="24"/>
        </w:rPr>
        <w:tab/>
        <w:t xml:space="preserve">M. P. Kumar </w:t>
      </w:r>
      <w:r w:rsidRPr="001645E8">
        <w:rPr>
          <w:rFonts w:cs="Linux Libertine"/>
          <w:i/>
          <w:iCs/>
          <w:sz w:val="14"/>
          <w:szCs w:val="24"/>
        </w:rPr>
        <w:t>et al.</w:t>
      </w:r>
      <w:r w:rsidRPr="001645E8">
        <w:rPr>
          <w:rFonts w:cs="Linux Libertine"/>
          <w:sz w:val="14"/>
          <w:szCs w:val="24"/>
        </w:rPr>
        <w:t xml:space="preserve">, “Analysis of Single-Cell RNA-Seq Identifies Cell-Cell Communication Associated with Tumor Characteristics,” </w:t>
      </w:r>
      <w:r w:rsidRPr="001645E8">
        <w:rPr>
          <w:rFonts w:cs="Linux Libertine"/>
          <w:i/>
          <w:iCs/>
          <w:sz w:val="14"/>
          <w:szCs w:val="24"/>
        </w:rPr>
        <w:t>Cell Rep.</w:t>
      </w:r>
      <w:r w:rsidRPr="001645E8">
        <w:rPr>
          <w:rFonts w:cs="Linux Libertine"/>
          <w:sz w:val="14"/>
          <w:szCs w:val="24"/>
        </w:rPr>
        <w:t xml:space="preserve">, vol. 25, no. 6, pp. 1458-1468.e4, Nov. 2018, </w:t>
      </w:r>
      <w:proofErr w:type="spellStart"/>
      <w:r w:rsidRPr="001645E8">
        <w:rPr>
          <w:rFonts w:cs="Linux Libertine"/>
          <w:sz w:val="14"/>
          <w:szCs w:val="24"/>
        </w:rPr>
        <w:t>doi</w:t>
      </w:r>
      <w:proofErr w:type="spellEnd"/>
      <w:r w:rsidRPr="001645E8">
        <w:rPr>
          <w:rFonts w:cs="Linux Libertine"/>
          <w:sz w:val="14"/>
          <w:szCs w:val="24"/>
        </w:rPr>
        <w:t>: 10.1016/J.CELREP.2018.10.047.</w:t>
      </w:r>
    </w:p>
    <w:p w14:paraId="52E7A71B"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[3]</w:t>
      </w:r>
      <w:r w:rsidRPr="001645E8">
        <w:rPr>
          <w:rFonts w:cs="Linux Libertine"/>
          <w:sz w:val="14"/>
          <w:szCs w:val="24"/>
        </w:rPr>
        <w:tab/>
        <w:t xml:space="preserve">J. X. Zhou, R. </w:t>
      </w:r>
      <w:proofErr w:type="spellStart"/>
      <w:r w:rsidRPr="001645E8">
        <w:rPr>
          <w:rFonts w:cs="Linux Libertine"/>
          <w:sz w:val="14"/>
          <w:szCs w:val="24"/>
        </w:rPr>
        <w:t>Taramelli</w:t>
      </w:r>
      <w:proofErr w:type="spellEnd"/>
      <w:r w:rsidRPr="001645E8">
        <w:rPr>
          <w:rFonts w:cs="Linux Libertine"/>
          <w:sz w:val="14"/>
          <w:szCs w:val="24"/>
        </w:rPr>
        <w:t xml:space="preserve">, E. </w:t>
      </w:r>
      <w:proofErr w:type="spellStart"/>
      <w:r w:rsidRPr="001645E8">
        <w:rPr>
          <w:rFonts w:cs="Linux Libertine"/>
          <w:sz w:val="14"/>
          <w:szCs w:val="24"/>
        </w:rPr>
        <w:t>Pedrini</w:t>
      </w:r>
      <w:proofErr w:type="spellEnd"/>
      <w:r w:rsidRPr="001645E8">
        <w:rPr>
          <w:rFonts w:cs="Linux Libertine"/>
          <w:sz w:val="14"/>
          <w:szCs w:val="24"/>
        </w:rPr>
        <w:t xml:space="preserve">, T. </w:t>
      </w:r>
      <w:proofErr w:type="spellStart"/>
      <w:r w:rsidRPr="001645E8">
        <w:rPr>
          <w:rFonts w:cs="Linux Libertine"/>
          <w:sz w:val="14"/>
          <w:szCs w:val="24"/>
        </w:rPr>
        <w:t>Knijnenburg</w:t>
      </w:r>
      <w:proofErr w:type="spellEnd"/>
      <w:r w:rsidRPr="001645E8">
        <w:rPr>
          <w:rFonts w:cs="Linux Libertine"/>
          <w:sz w:val="14"/>
          <w:szCs w:val="24"/>
        </w:rPr>
        <w:t xml:space="preserve">, and S. Huang, “Extracting Intercellular Signaling Network of Cancer Tissues using Ligand-Receptor Expression Patterns from Whole-tumor and Single-cell Transcriptomes,” </w:t>
      </w:r>
      <w:r w:rsidRPr="001645E8">
        <w:rPr>
          <w:rFonts w:cs="Linux Libertine"/>
          <w:i/>
          <w:iCs/>
          <w:sz w:val="14"/>
          <w:szCs w:val="24"/>
        </w:rPr>
        <w:t>Sci. Reports 2017 71</w:t>
      </w:r>
      <w:r w:rsidRPr="001645E8">
        <w:rPr>
          <w:rFonts w:cs="Linux Libertine"/>
          <w:sz w:val="14"/>
          <w:szCs w:val="24"/>
        </w:rPr>
        <w:t xml:space="preserve">, vol. 7, no. 1, pp. 1–15, Aug. 2017, </w:t>
      </w:r>
      <w:proofErr w:type="spellStart"/>
      <w:r w:rsidRPr="001645E8">
        <w:rPr>
          <w:rFonts w:cs="Linux Libertine"/>
          <w:sz w:val="14"/>
          <w:szCs w:val="24"/>
        </w:rPr>
        <w:t>doi</w:t>
      </w:r>
      <w:proofErr w:type="spellEnd"/>
      <w:r w:rsidRPr="001645E8">
        <w:rPr>
          <w:rFonts w:cs="Linux Libertine"/>
          <w:sz w:val="14"/>
          <w:szCs w:val="24"/>
        </w:rPr>
        <w:t>: 10.1038/s41598-017-09307-w.</w:t>
      </w:r>
    </w:p>
    <w:p w14:paraId="1C0291A0"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[4]</w:t>
      </w:r>
      <w:r w:rsidRPr="001645E8">
        <w:rPr>
          <w:rFonts w:cs="Linux Libertine"/>
          <w:sz w:val="14"/>
          <w:szCs w:val="24"/>
        </w:rPr>
        <w:tab/>
        <w:t>R. Vento-</w:t>
      </w:r>
      <w:proofErr w:type="spellStart"/>
      <w:r w:rsidRPr="001645E8">
        <w:rPr>
          <w:rFonts w:cs="Linux Libertine"/>
          <w:sz w:val="14"/>
          <w:szCs w:val="24"/>
        </w:rPr>
        <w:t>Tormo</w:t>
      </w:r>
      <w:proofErr w:type="spellEnd"/>
      <w:r w:rsidRPr="001645E8">
        <w:rPr>
          <w:rFonts w:cs="Linux Libertine"/>
          <w:sz w:val="14"/>
          <w:szCs w:val="24"/>
        </w:rPr>
        <w:t xml:space="preserve"> </w:t>
      </w:r>
      <w:r w:rsidRPr="001645E8">
        <w:rPr>
          <w:rFonts w:cs="Linux Libertine"/>
          <w:i/>
          <w:iCs/>
          <w:sz w:val="14"/>
          <w:szCs w:val="24"/>
        </w:rPr>
        <w:t>et al.</w:t>
      </w:r>
      <w:r w:rsidRPr="001645E8">
        <w:rPr>
          <w:rFonts w:cs="Linux Libertine"/>
          <w:sz w:val="14"/>
          <w:szCs w:val="24"/>
        </w:rPr>
        <w:t xml:space="preserve">, “Single-cell reconstruction of the early maternal–fetal interface in humans,” </w:t>
      </w:r>
      <w:r w:rsidRPr="001645E8">
        <w:rPr>
          <w:rFonts w:cs="Linux Libertine"/>
          <w:i/>
          <w:iCs/>
          <w:sz w:val="14"/>
          <w:szCs w:val="24"/>
        </w:rPr>
        <w:t>Nat. 2018 5637731</w:t>
      </w:r>
      <w:r w:rsidRPr="001645E8">
        <w:rPr>
          <w:rFonts w:cs="Linux Libertine"/>
          <w:sz w:val="14"/>
          <w:szCs w:val="24"/>
        </w:rPr>
        <w:t xml:space="preserve">, vol. 563, no. 7731, pp. 347–353, Nov. 2018, </w:t>
      </w:r>
      <w:proofErr w:type="spellStart"/>
      <w:r w:rsidRPr="001645E8">
        <w:rPr>
          <w:rFonts w:cs="Linux Libertine"/>
          <w:sz w:val="14"/>
          <w:szCs w:val="24"/>
        </w:rPr>
        <w:t>doi</w:t>
      </w:r>
      <w:proofErr w:type="spellEnd"/>
      <w:r w:rsidRPr="001645E8">
        <w:rPr>
          <w:rFonts w:cs="Linux Libertine"/>
          <w:sz w:val="14"/>
          <w:szCs w:val="24"/>
        </w:rPr>
        <w:t>: 10.1038/s41586-018-0698-6.</w:t>
      </w:r>
    </w:p>
    <w:p w14:paraId="2999604C"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[5]</w:t>
      </w:r>
      <w:r w:rsidRPr="001645E8">
        <w:rPr>
          <w:rFonts w:cs="Linux Libertine"/>
          <w:sz w:val="14"/>
          <w:szCs w:val="24"/>
        </w:rPr>
        <w:tab/>
        <w:t xml:space="preserve">Y. E. Antebi, N. </w:t>
      </w:r>
      <w:proofErr w:type="spellStart"/>
      <w:r w:rsidRPr="001645E8">
        <w:rPr>
          <w:rFonts w:cs="Linux Libertine"/>
          <w:sz w:val="14"/>
          <w:szCs w:val="24"/>
        </w:rPr>
        <w:t>Nandagopal</w:t>
      </w:r>
      <w:proofErr w:type="spellEnd"/>
      <w:r w:rsidRPr="001645E8">
        <w:rPr>
          <w:rFonts w:cs="Linux Libertine"/>
          <w:sz w:val="14"/>
          <w:szCs w:val="24"/>
        </w:rPr>
        <w:t xml:space="preserve">, and M. B. </w:t>
      </w:r>
      <w:proofErr w:type="spellStart"/>
      <w:r w:rsidRPr="001645E8">
        <w:rPr>
          <w:rFonts w:cs="Linux Libertine"/>
          <w:sz w:val="14"/>
          <w:szCs w:val="24"/>
        </w:rPr>
        <w:t>Elowitz</w:t>
      </w:r>
      <w:proofErr w:type="spellEnd"/>
      <w:r w:rsidRPr="001645E8">
        <w:rPr>
          <w:rFonts w:cs="Linux Libertine"/>
          <w:sz w:val="14"/>
          <w:szCs w:val="24"/>
        </w:rPr>
        <w:t xml:space="preserve">, “An operational view of intercellular signaling pathways,” </w:t>
      </w:r>
      <w:proofErr w:type="spellStart"/>
      <w:r w:rsidRPr="001645E8">
        <w:rPr>
          <w:rFonts w:cs="Linux Libertine"/>
          <w:i/>
          <w:iCs/>
          <w:sz w:val="14"/>
          <w:szCs w:val="24"/>
        </w:rPr>
        <w:t>Curr</w:t>
      </w:r>
      <w:proofErr w:type="spellEnd"/>
      <w:r w:rsidRPr="001645E8">
        <w:rPr>
          <w:rFonts w:cs="Linux Libertine"/>
          <w:i/>
          <w:iCs/>
          <w:sz w:val="14"/>
          <w:szCs w:val="24"/>
        </w:rPr>
        <w:t xml:space="preserve">. </w:t>
      </w:r>
      <w:proofErr w:type="spellStart"/>
      <w:r w:rsidRPr="001645E8">
        <w:rPr>
          <w:rFonts w:cs="Linux Libertine"/>
          <w:i/>
          <w:iCs/>
          <w:sz w:val="14"/>
          <w:szCs w:val="24"/>
        </w:rPr>
        <w:t>Opin</w:t>
      </w:r>
      <w:proofErr w:type="spellEnd"/>
      <w:r w:rsidRPr="001645E8">
        <w:rPr>
          <w:rFonts w:cs="Linux Libertine"/>
          <w:i/>
          <w:iCs/>
          <w:sz w:val="14"/>
          <w:szCs w:val="24"/>
        </w:rPr>
        <w:t>. Syst. Biol.</w:t>
      </w:r>
      <w:r w:rsidRPr="001645E8">
        <w:rPr>
          <w:rFonts w:cs="Linux Libertine"/>
          <w:sz w:val="14"/>
          <w:szCs w:val="24"/>
        </w:rPr>
        <w:t xml:space="preserve">, vol. 1, pp. 16–24, Feb. 2017, </w:t>
      </w:r>
      <w:proofErr w:type="spellStart"/>
      <w:r w:rsidRPr="001645E8">
        <w:rPr>
          <w:rFonts w:cs="Linux Libertine"/>
          <w:sz w:val="14"/>
          <w:szCs w:val="24"/>
        </w:rPr>
        <w:t>doi</w:t>
      </w:r>
      <w:proofErr w:type="spellEnd"/>
      <w:r w:rsidRPr="001645E8">
        <w:rPr>
          <w:rFonts w:cs="Linux Libertine"/>
          <w:sz w:val="14"/>
          <w:szCs w:val="24"/>
        </w:rPr>
        <w:t>: 10.1016/J.COISB.2016.12.003.</w:t>
      </w:r>
    </w:p>
    <w:p w14:paraId="7C100DC9"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[6]</w:t>
      </w:r>
      <w:r w:rsidRPr="001645E8">
        <w:rPr>
          <w:rFonts w:cs="Linux Libertine"/>
          <w:sz w:val="14"/>
          <w:szCs w:val="24"/>
        </w:rPr>
        <w:tab/>
        <w:t xml:space="preserve">M. </w:t>
      </w:r>
      <w:proofErr w:type="spellStart"/>
      <w:r w:rsidRPr="001645E8">
        <w:rPr>
          <w:rFonts w:cs="Linux Libertine"/>
          <w:sz w:val="14"/>
          <w:szCs w:val="24"/>
        </w:rPr>
        <w:t>Billmann</w:t>
      </w:r>
      <w:proofErr w:type="spellEnd"/>
      <w:r w:rsidRPr="001645E8">
        <w:rPr>
          <w:rFonts w:cs="Linux Libertine"/>
          <w:sz w:val="14"/>
          <w:szCs w:val="24"/>
        </w:rPr>
        <w:t xml:space="preserve">, V. Chaudhary, M. F. </w:t>
      </w:r>
      <w:proofErr w:type="spellStart"/>
      <w:r w:rsidRPr="001645E8">
        <w:rPr>
          <w:rFonts w:cs="Linux Libertine"/>
          <w:sz w:val="14"/>
          <w:szCs w:val="24"/>
        </w:rPr>
        <w:t>ElMaghraby</w:t>
      </w:r>
      <w:proofErr w:type="spellEnd"/>
      <w:r w:rsidRPr="001645E8">
        <w:rPr>
          <w:rFonts w:cs="Linux Libertine"/>
          <w:sz w:val="14"/>
          <w:szCs w:val="24"/>
        </w:rPr>
        <w:t xml:space="preserve">, B. Fischer, and M. Boutros, “Widespread Rewiring of Genetic Networks upon Cancer Signaling Pathway Activation,” </w:t>
      </w:r>
      <w:r w:rsidRPr="001645E8">
        <w:rPr>
          <w:rFonts w:cs="Linux Libertine"/>
          <w:i/>
          <w:iCs/>
          <w:sz w:val="14"/>
          <w:szCs w:val="24"/>
        </w:rPr>
        <w:t>Cell Syst.</w:t>
      </w:r>
      <w:r w:rsidRPr="001645E8">
        <w:rPr>
          <w:rFonts w:cs="Linux Libertine"/>
          <w:sz w:val="14"/>
          <w:szCs w:val="24"/>
        </w:rPr>
        <w:t>, vol. 6, no. 1, pp. 52-</w:t>
      </w:r>
      <w:proofErr w:type="gramStart"/>
      <w:r w:rsidRPr="001645E8">
        <w:rPr>
          <w:rFonts w:cs="Linux Libertine"/>
          <w:sz w:val="14"/>
          <w:szCs w:val="24"/>
        </w:rPr>
        <w:t>64.e</w:t>
      </w:r>
      <w:proofErr w:type="gramEnd"/>
      <w:r w:rsidRPr="001645E8">
        <w:rPr>
          <w:rFonts w:cs="Linux Libertine"/>
          <w:sz w:val="14"/>
          <w:szCs w:val="24"/>
        </w:rPr>
        <w:t xml:space="preserve">4, Jan. 2018, </w:t>
      </w:r>
      <w:proofErr w:type="spellStart"/>
      <w:r w:rsidRPr="001645E8">
        <w:rPr>
          <w:rFonts w:cs="Linux Libertine"/>
          <w:sz w:val="14"/>
          <w:szCs w:val="24"/>
        </w:rPr>
        <w:t>doi</w:t>
      </w:r>
      <w:proofErr w:type="spellEnd"/>
      <w:r w:rsidRPr="001645E8">
        <w:rPr>
          <w:rFonts w:cs="Linux Libertine"/>
          <w:sz w:val="14"/>
          <w:szCs w:val="24"/>
        </w:rPr>
        <w:t>: 10.1016/J.CELS.2017.10.015.</w:t>
      </w:r>
    </w:p>
    <w:p w14:paraId="0EEDD17B"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[7]</w:t>
      </w:r>
      <w:r w:rsidRPr="001645E8">
        <w:rPr>
          <w:rFonts w:cs="Linux Libertine"/>
          <w:sz w:val="14"/>
          <w:szCs w:val="24"/>
        </w:rPr>
        <w:tab/>
        <w:t xml:space="preserve">S. Wang, M. </w:t>
      </w:r>
      <w:proofErr w:type="spellStart"/>
      <w:r w:rsidRPr="001645E8">
        <w:rPr>
          <w:rFonts w:cs="Linux Libertine"/>
          <w:sz w:val="14"/>
          <w:szCs w:val="24"/>
        </w:rPr>
        <w:t>Karikomi</w:t>
      </w:r>
      <w:proofErr w:type="spellEnd"/>
      <w:r w:rsidRPr="001645E8">
        <w:rPr>
          <w:rFonts w:cs="Linux Libertine"/>
          <w:sz w:val="14"/>
          <w:szCs w:val="24"/>
        </w:rPr>
        <w:t xml:space="preserve">, A. L. Maclean, and Q. </w:t>
      </w:r>
      <w:proofErr w:type="spellStart"/>
      <w:r w:rsidRPr="001645E8">
        <w:rPr>
          <w:rFonts w:cs="Linux Libertine"/>
          <w:sz w:val="14"/>
          <w:szCs w:val="24"/>
        </w:rPr>
        <w:t>Nie</w:t>
      </w:r>
      <w:proofErr w:type="spellEnd"/>
      <w:r w:rsidRPr="001645E8">
        <w:rPr>
          <w:rFonts w:cs="Linux Libertine"/>
          <w:sz w:val="14"/>
          <w:szCs w:val="24"/>
        </w:rPr>
        <w:t xml:space="preserve">, “Cell lineage and communication network inference via optimization for single-cell transcriptomics,” </w:t>
      </w:r>
      <w:r w:rsidRPr="001645E8">
        <w:rPr>
          <w:rFonts w:cs="Linux Libertine"/>
          <w:i/>
          <w:iCs/>
          <w:sz w:val="14"/>
          <w:szCs w:val="24"/>
        </w:rPr>
        <w:t>Nucleic Acids Res.</w:t>
      </w:r>
      <w:r w:rsidRPr="001645E8">
        <w:rPr>
          <w:rFonts w:cs="Linux Libertine"/>
          <w:sz w:val="14"/>
          <w:szCs w:val="24"/>
        </w:rPr>
        <w:t xml:space="preserve">, vol. 47, no. 11, pp. e66–e66, Jun. 2019, </w:t>
      </w:r>
      <w:proofErr w:type="spellStart"/>
      <w:r w:rsidRPr="001645E8">
        <w:rPr>
          <w:rFonts w:cs="Linux Libertine"/>
          <w:sz w:val="14"/>
          <w:szCs w:val="24"/>
        </w:rPr>
        <w:t>doi</w:t>
      </w:r>
      <w:proofErr w:type="spellEnd"/>
      <w:r w:rsidRPr="001645E8">
        <w:rPr>
          <w:rFonts w:cs="Linux Libertine"/>
          <w:sz w:val="14"/>
          <w:szCs w:val="24"/>
        </w:rPr>
        <w:t>: 10.1093/NAR/GKZ204.</w:t>
      </w:r>
    </w:p>
    <w:p w14:paraId="548A2018"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[8]</w:t>
      </w:r>
      <w:r w:rsidRPr="001645E8">
        <w:rPr>
          <w:rFonts w:cs="Linux Libertine"/>
          <w:sz w:val="14"/>
          <w:szCs w:val="24"/>
        </w:rPr>
        <w:tab/>
        <w:t xml:space="preserve">R. </w:t>
      </w:r>
      <w:proofErr w:type="spellStart"/>
      <w:r w:rsidRPr="001645E8">
        <w:rPr>
          <w:rFonts w:cs="Linux Libertine"/>
          <w:sz w:val="14"/>
          <w:szCs w:val="24"/>
        </w:rPr>
        <w:t>Browaeys</w:t>
      </w:r>
      <w:proofErr w:type="spellEnd"/>
      <w:r w:rsidRPr="001645E8">
        <w:rPr>
          <w:rFonts w:cs="Linux Libertine"/>
          <w:sz w:val="14"/>
          <w:szCs w:val="24"/>
        </w:rPr>
        <w:t xml:space="preserve">, W. </w:t>
      </w:r>
      <w:proofErr w:type="spellStart"/>
      <w:r w:rsidRPr="001645E8">
        <w:rPr>
          <w:rFonts w:cs="Linux Libertine"/>
          <w:sz w:val="14"/>
          <w:szCs w:val="24"/>
        </w:rPr>
        <w:t>Saelens</w:t>
      </w:r>
      <w:proofErr w:type="spellEnd"/>
      <w:r w:rsidRPr="001645E8">
        <w:rPr>
          <w:rFonts w:cs="Linux Libertine"/>
          <w:sz w:val="14"/>
          <w:szCs w:val="24"/>
        </w:rPr>
        <w:t xml:space="preserve">, and Y. </w:t>
      </w:r>
      <w:proofErr w:type="spellStart"/>
      <w:r w:rsidRPr="001645E8">
        <w:rPr>
          <w:rFonts w:cs="Linux Libertine"/>
          <w:sz w:val="14"/>
          <w:szCs w:val="24"/>
        </w:rPr>
        <w:t>Saeys</w:t>
      </w:r>
      <w:proofErr w:type="spellEnd"/>
      <w:r w:rsidRPr="001645E8">
        <w:rPr>
          <w:rFonts w:cs="Linux Libertine"/>
          <w:sz w:val="14"/>
          <w:szCs w:val="24"/>
        </w:rPr>
        <w:t>, “</w:t>
      </w:r>
      <w:proofErr w:type="spellStart"/>
      <w:r w:rsidRPr="001645E8">
        <w:rPr>
          <w:rFonts w:cs="Linux Libertine"/>
          <w:sz w:val="14"/>
          <w:szCs w:val="24"/>
        </w:rPr>
        <w:t>NicheNet</w:t>
      </w:r>
      <w:proofErr w:type="spellEnd"/>
      <w:r w:rsidRPr="001645E8">
        <w:rPr>
          <w:rFonts w:cs="Linux Libertine"/>
          <w:sz w:val="14"/>
          <w:szCs w:val="24"/>
        </w:rPr>
        <w:t xml:space="preserve">: modeling intercellular communication by linking ligands to target genes,” </w:t>
      </w:r>
      <w:r w:rsidRPr="001645E8">
        <w:rPr>
          <w:rFonts w:cs="Linux Libertine"/>
          <w:i/>
          <w:iCs/>
          <w:sz w:val="14"/>
          <w:szCs w:val="24"/>
        </w:rPr>
        <w:t>Nat. Methods 2019 172</w:t>
      </w:r>
      <w:r w:rsidRPr="001645E8">
        <w:rPr>
          <w:rFonts w:cs="Linux Libertine"/>
          <w:sz w:val="14"/>
          <w:szCs w:val="24"/>
        </w:rPr>
        <w:t xml:space="preserve">, vol. 17, no. 2, pp. 159–162, Dec. 2019, </w:t>
      </w:r>
      <w:proofErr w:type="spellStart"/>
      <w:r w:rsidRPr="001645E8">
        <w:rPr>
          <w:rFonts w:cs="Linux Libertine"/>
          <w:sz w:val="14"/>
          <w:szCs w:val="24"/>
        </w:rPr>
        <w:t>doi</w:t>
      </w:r>
      <w:proofErr w:type="spellEnd"/>
      <w:r w:rsidRPr="001645E8">
        <w:rPr>
          <w:rFonts w:cs="Linux Libertine"/>
          <w:sz w:val="14"/>
          <w:szCs w:val="24"/>
        </w:rPr>
        <w:t>: 10.1038/s41592-019-0667-5.</w:t>
      </w:r>
    </w:p>
    <w:p w14:paraId="51FE0C57"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[9]</w:t>
      </w:r>
      <w:r w:rsidRPr="001645E8">
        <w:rPr>
          <w:rFonts w:cs="Linux Libertine"/>
          <w:sz w:val="14"/>
          <w:szCs w:val="24"/>
        </w:rPr>
        <w:tab/>
        <w:t>Y. Hu, T. Peng, L. Gao, and K. Tan, “</w:t>
      </w:r>
      <w:proofErr w:type="spellStart"/>
      <w:r w:rsidRPr="001645E8">
        <w:rPr>
          <w:rFonts w:cs="Linux Libertine"/>
          <w:sz w:val="14"/>
          <w:szCs w:val="24"/>
        </w:rPr>
        <w:t>CytoTalk</w:t>
      </w:r>
      <w:proofErr w:type="spellEnd"/>
      <w:r w:rsidRPr="001645E8">
        <w:rPr>
          <w:rFonts w:cs="Linux Libertine"/>
          <w:sz w:val="14"/>
          <w:szCs w:val="24"/>
        </w:rPr>
        <w:t xml:space="preserve">: De novo construction of signal transduction networks using single-cell transcriptomic data,” </w:t>
      </w:r>
      <w:r w:rsidRPr="001645E8">
        <w:rPr>
          <w:rFonts w:cs="Linux Libertine"/>
          <w:i/>
          <w:iCs/>
          <w:sz w:val="14"/>
          <w:szCs w:val="24"/>
        </w:rPr>
        <w:t>Sci. Adv.</w:t>
      </w:r>
      <w:r w:rsidRPr="001645E8">
        <w:rPr>
          <w:rFonts w:cs="Linux Libertine"/>
          <w:sz w:val="14"/>
          <w:szCs w:val="24"/>
        </w:rPr>
        <w:t xml:space="preserve">, vol. 7, no. 16, Apr. 2021, </w:t>
      </w:r>
      <w:proofErr w:type="spellStart"/>
      <w:r w:rsidRPr="001645E8">
        <w:rPr>
          <w:rFonts w:cs="Linux Libertine"/>
          <w:sz w:val="14"/>
          <w:szCs w:val="24"/>
        </w:rPr>
        <w:t>doi</w:t>
      </w:r>
      <w:proofErr w:type="spellEnd"/>
      <w:r w:rsidRPr="001645E8">
        <w:rPr>
          <w:rFonts w:cs="Linux Libertine"/>
          <w:sz w:val="14"/>
          <w:szCs w:val="24"/>
        </w:rPr>
        <w:t>: 10.1126/SCIADV.ABF1356/SUPPL_FILE/ABF1356_TABLE_S6.XLSX.</w:t>
      </w:r>
    </w:p>
    <w:p w14:paraId="1A2C345C"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[10]</w:t>
      </w:r>
      <w:r w:rsidRPr="001645E8">
        <w:rPr>
          <w:rFonts w:cs="Linux Libertine"/>
          <w:sz w:val="14"/>
          <w:szCs w:val="24"/>
        </w:rPr>
        <w:tab/>
        <w:t xml:space="preserve">P. Joshi, B. Basso, H. Wang, S. H. Hong, C. Giardina, and D. G. Shin, “rPAC: Route based pathway analysis for cohorts of gene expression data sets,” </w:t>
      </w:r>
      <w:r w:rsidRPr="001645E8">
        <w:rPr>
          <w:rFonts w:cs="Linux Libertine"/>
          <w:i/>
          <w:iCs/>
          <w:sz w:val="14"/>
          <w:szCs w:val="24"/>
        </w:rPr>
        <w:t>Methods</w:t>
      </w:r>
      <w:r w:rsidRPr="001645E8">
        <w:rPr>
          <w:rFonts w:cs="Linux Libertine"/>
          <w:sz w:val="14"/>
          <w:szCs w:val="24"/>
        </w:rPr>
        <w:t xml:space="preserve">, Oct. 2021, </w:t>
      </w:r>
      <w:proofErr w:type="spellStart"/>
      <w:r w:rsidRPr="001645E8">
        <w:rPr>
          <w:rFonts w:cs="Linux Libertine"/>
          <w:sz w:val="14"/>
          <w:szCs w:val="24"/>
        </w:rPr>
        <w:t>doi</w:t>
      </w:r>
      <w:proofErr w:type="spellEnd"/>
      <w:r w:rsidRPr="001645E8">
        <w:rPr>
          <w:rFonts w:cs="Linux Libertine"/>
          <w:sz w:val="14"/>
          <w:szCs w:val="24"/>
        </w:rPr>
        <w:t>: 10.1016/J.YMETH.2021.10.002.</w:t>
      </w:r>
    </w:p>
    <w:p w14:paraId="2CE15D3A"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[11]</w:t>
      </w:r>
      <w:r w:rsidRPr="001645E8">
        <w:rPr>
          <w:rFonts w:cs="Linux Libertine"/>
          <w:sz w:val="14"/>
          <w:szCs w:val="24"/>
        </w:rPr>
        <w:tab/>
        <w:t xml:space="preserve">S. </w:t>
      </w:r>
      <w:proofErr w:type="spellStart"/>
      <w:r w:rsidRPr="001645E8">
        <w:rPr>
          <w:rFonts w:cs="Linux Libertine"/>
          <w:sz w:val="14"/>
          <w:szCs w:val="24"/>
        </w:rPr>
        <w:t>Jin</w:t>
      </w:r>
      <w:proofErr w:type="spellEnd"/>
      <w:r w:rsidRPr="001645E8">
        <w:rPr>
          <w:rFonts w:cs="Linux Libertine"/>
          <w:sz w:val="14"/>
          <w:szCs w:val="24"/>
        </w:rPr>
        <w:t xml:space="preserve"> </w:t>
      </w:r>
      <w:r w:rsidRPr="001645E8">
        <w:rPr>
          <w:rFonts w:cs="Linux Libertine"/>
          <w:i/>
          <w:iCs/>
          <w:sz w:val="14"/>
          <w:szCs w:val="24"/>
        </w:rPr>
        <w:t>et al.</w:t>
      </w:r>
      <w:r w:rsidRPr="001645E8">
        <w:rPr>
          <w:rFonts w:cs="Linux Libertine"/>
          <w:sz w:val="14"/>
          <w:szCs w:val="24"/>
        </w:rPr>
        <w:t xml:space="preserve">, “Inference and analysis of cell-cell communication using </w:t>
      </w:r>
      <w:proofErr w:type="spellStart"/>
      <w:r w:rsidRPr="001645E8">
        <w:rPr>
          <w:rFonts w:cs="Linux Libertine"/>
          <w:sz w:val="14"/>
          <w:szCs w:val="24"/>
        </w:rPr>
        <w:t>CellChat</w:t>
      </w:r>
      <w:proofErr w:type="spellEnd"/>
      <w:r w:rsidRPr="001645E8">
        <w:rPr>
          <w:rFonts w:cs="Linux Libertine"/>
          <w:sz w:val="14"/>
          <w:szCs w:val="24"/>
        </w:rPr>
        <w:t xml:space="preserve">,” </w:t>
      </w:r>
      <w:r w:rsidRPr="001645E8">
        <w:rPr>
          <w:rFonts w:cs="Linux Libertine"/>
          <w:i/>
          <w:iCs/>
          <w:sz w:val="14"/>
          <w:szCs w:val="24"/>
        </w:rPr>
        <w:t xml:space="preserve">Nat. </w:t>
      </w:r>
      <w:proofErr w:type="spellStart"/>
      <w:r w:rsidRPr="001645E8">
        <w:rPr>
          <w:rFonts w:cs="Linux Libertine"/>
          <w:i/>
          <w:iCs/>
          <w:sz w:val="14"/>
          <w:szCs w:val="24"/>
        </w:rPr>
        <w:t>Commun</w:t>
      </w:r>
      <w:proofErr w:type="spellEnd"/>
      <w:r w:rsidRPr="001645E8">
        <w:rPr>
          <w:rFonts w:cs="Linux Libertine"/>
          <w:i/>
          <w:iCs/>
          <w:sz w:val="14"/>
          <w:szCs w:val="24"/>
        </w:rPr>
        <w:t>. 2021 121</w:t>
      </w:r>
      <w:r w:rsidRPr="001645E8">
        <w:rPr>
          <w:rFonts w:cs="Linux Libertine"/>
          <w:sz w:val="14"/>
          <w:szCs w:val="24"/>
        </w:rPr>
        <w:t xml:space="preserve">, vol. 12, no. 1, pp. 1–20, Feb. 2021, </w:t>
      </w:r>
      <w:proofErr w:type="spellStart"/>
      <w:r w:rsidRPr="001645E8">
        <w:rPr>
          <w:rFonts w:cs="Linux Libertine"/>
          <w:sz w:val="14"/>
          <w:szCs w:val="24"/>
        </w:rPr>
        <w:t>doi</w:t>
      </w:r>
      <w:proofErr w:type="spellEnd"/>
      <w:r w:rsidRPr="001645E8">
        <w:rPr>
          <w:rFonts w:cs="Linux Libertine"/>
          <w:sz w:val="14"/>
          <w:szCs w:val="24"/>
        </w:rPr>
        <w:t>: 10.1038/s41467-021-21246-9.</w:t>
      </w:r>
    </w:p>
    <w:p w14:paraId="5CC24F90"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[12]</w:t>
      </w:r>
      <w:r w:rsidRPr="001645E8">
        <w:rPr>
          <w:rFonts w:cs="Linux Libertine"/>
          <w:sz w:val="14"/>
          <w:szCs w:val="24"/>
        </w:rPr>
        <w:tab/>
        <w:t>X. Shao, J. Liao, C. Li, X. Lu, J. Cheng, and X. Fan, “</w:t>
      </w:r>
      <w:proofErr w:type="spellStart"/>
      <w:r w:rsidRPr="001645E8">
        <w:rPr>
          <w:rFonts w:cs="Linux Libertine"/>
          <w:sz w:val="14"/>
          <w:szCs w:val="24"/>
        </w:rPr>
        <w:t>CellTalkDB</w:t>
      </w:r>
      <w:proofErr w:type="spellEnd"/>
      <w:r w:rsidRPr="001645E8">
        <w:rPr>
          <w:rFonts w:cs="Linux Libertine"/>
          <w:sz w:val="14"/>
          <w:szCs w:val="24"/>
        </w:rPr>
        <w:t xml:space="preserve">: a manually curated database of ligand–receptor interactions in humans and mice,” </w:t>
      </w:r>
      <w:r w:rsidRPr="001645E8">
        <w:rPr>
          <w:rFonts w:cs="Linux Libertine"/>
          <w:i/>
          <w:iCs/>
          <w:sz w:val="14"/>
          <w:szCs w:val="24"/>
        </w:rPr>
        <w:t xml:space="preserve">Brief. </w:t>
      </w:r>
      <w:proofErr w:type="spellStart"/>
      <w:r w:rsidRPr="001645E8">
        <w:rPr>
          <w:rFonts w:cs="Linux Libertine"/>
          <w:i/>
          <w:iCs/>
          <w:sz w:val="14"/>
          <w:szCs w:val="24"/>
        </w:rPr>
        <w:t>Bioinform</w:t>
      </w:r>
      <w:proofErr w:type="spellEnd"/>
      <w:r w:rsidRPr="001645E8">
        <w:rPr>
          <w:rFonts w:cs="Linux Libertine"/>
          <w:i/>
          <w:iCs/>
          <w:sz w:val="14"/>
          <w:szCs w:val="24"/>
        </w:rPr>
        <w:t>.</w:t>
      </w:r>
      <w:r w:rsidRPr="001645E8">
        <w:rPr>
          <w:rFonts w:cs="Linux Libertine"/>
          <w:sz w:val="14"/>
          <w:szCs w:val="24"/>
        </w:rPr>
        <w:t xml:space="preserve">, vol. 22, no. 4, Jul. 2021, </w:t>
      </w:r>
      <w:proofErr w:type="spellStart"/>
      <w:r w:rsidRPr="001645E8">
        <w:rPr>
          <w:rFonts w:cs="Linux Libertine"/>
          <w:sz w:val="14"/>
          <w:szCs w:val="24"/>
        </w:rPr>
        <w:t>doi</w:t>
      </w:r>
      <w:proofErr w:type="spellEnd"/>
      <w:r w:rsidRPr="001645E8">
        <w:rPr>
          <w:rFonts w:cs="Linux Libertine"/>
          <w:sz w:val="14"/>
          <w:szCs w:val="24"/>
        </w:rPr>
        <w:t>: 10.1093/BIB/BBAA269.</w:t>
      </w:r>
    </w:p>
    <w:p w14:paraId="25732AD2"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[13]</w:t>
      </w:r>
      <w:r w:rsidRPr="001645E8">
        <w:rPr>
          <w:rFonts w:cs="Linux Libertine"/>
          <w:sz w:val="14"/>
          <w:szCs w:val="24"/>
        </w:rPr>
        <w:tab/>
        <w:t>“Chromatin Immunoprecipitation Sequencing (</w:t>
      </w:r>
      <w:proofErr w:type="spellStart"/>
      <w:r w:rsidRPr="001645E8">
        <w:rPr>
          <w:rFonts w:cs="Linux Libertine"/>
          <w:sz w:val="14"/>
          <w:szCs w:val="24"/>
        </w:rPr>
        <w:t>ChIP</w:t>
      </w:r>
      <w:proofErr w:type="spellEnd"/>
      <w:r w:rsidRPr="001645E8">
        <w:rPr>
          <w:rFonts w:cs="Linux Libertine"/>
          <w:sz w:val="14"/>
          <w:szCs w:val="24"/>
        </w:rPr>
        <w:t>-Seq).” https://www.illumina.com/techniques/sequencing/dna-sequencing/chip-seq.html (accessed May 11, 2022).</w:t>
      </w:r>
    </w:p>
    <w:p w14:paraId="4E3E7628"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[14]</w:t>
      </w:r>
      <w:r w:rsidRPr="001645E8">
        <w:rPr>
          <w:rFonts w:cs="Linux Libertine"/>
          <w:sz w:val="14"/>
          <w:szCs w:val="24"/>
        </w:rPr>
        <w:tab/>
        <w:t xml:space="preserve">A. </w:t>
      </w:r>
      <w:proofErr w:type="spellStart"/>
      <w:r w:rsidRPr="001645E8">
        <w:rPr>
          <w:rFonts w:cs="Linux Libertine"/>
          <w:sz w:val="14"/>
          <w:szCs w:val="24"/>
        </w:rPr>
        <w:t>Vesprey</w:t>
      </w:r>
      <w:proofErr w:type="spellEnd"/>
      <w:r w:rsidRPr="001645E8">
        <w:rPr>
          <w:rFonts w:cs="Linux Libertine"/>
          <w:sz w:val="14"/>
          <w:szCs w:val="24"/>
        </w:rPr>
        <w:t xml:space="preserve"> </w:t>
      </w:r>
      <w:r w:rsidRPr="001645E8">
        <w:rPr>
          <w:rFonts w:cs="Linux Libertine"/>
          <w:i/>
          <w:iCs/>
          <w:sz w:val="14"/>
          <w:szCs w:val="24"/>
        </w:rPr>
        <w:t>et al.</w:t>
      </w:r>
      <w:r w:rsidRPr="001645E8">
        <w:rPr>
          <w:rFonts w:cs="Linux Libertine"/>
          <w:sz w:val="14"/>
          <w:szCs w:val="24"/>
        </w:rPr>
        <w:t xml:space="preserve">, “Tmem100- and Acta2-Lineage Cells Contribute to Implant Osseointegration in a Mouse Model,” </w:t>
      </w:r>
      <w:r w:rsidRPr="001645E8">
        <w:rPr>
          <w:rFonts w:cs="Linux Libertine"/>
          <w:i/>
          <w:iCs/>
          <w:sz w:val="14"/>
          <w:szCs w:val="24"/>
        </w:rPr>
        <w:t>J. Bone Miner. Res.</w:t>
      </w:r>
      <w:r w:rsidRPr="001645E8">
        <w:rPr>
          <w:rFonts w:cs="Linux Libertine"/>
          <w:sz w:val="14"/>
          <w:szCs w:val="24"/>
        </w:rPr>
        <w:t xml:space="preserve">, vol. 36, no. 5, pp. 1000–1011, May 2021, </w:t>
      </w:r>
      <w:proofErr w:type="spellStart"/>
      <w:r w:rsidRPr="001645E8">
        <w:rPr>
          <w:rFonts w:cs="Linux Libertine"/>
          <w:sz w:val="14"/>
          <w:szCs w:val="24"/>
        </w:rPr>
        <w:t>doi</w:t>
      </w:r>
      <w:proofErr w:type="spellEnd"/>
      <w:r w:rsidRPr="001645E8">
        <w:rPr>
          <w:rFonts w:cs="Linux Libertine"/>
          <w:sz w:val="14"/>
          <w:szCs w:val="24"/>
        </w:rPr>
        <w:t>: 10.1002/JBMR.4264.</w:t>
      </w:r>
    </w:p>
    <w:p w14:paraId="4D47BB64"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[15]</w:t>
      </w:r>
      <w:r w:rsidRPr="001645E8">
        <w:rPr>
          <w:rFonts w:cs="Linux Libertine"/>
          <w:sz w:val="14"/>
          <w:szCs w:val="24"/>
        </w:rPr>
        <w:tab/>
        <w:t xml:space="preserve">J. Zhang </w:t>
      </w:r>
      <w:r w:rsidRPr="001645E8">
        <w:rPr>
          <w:rFonts w:cs="Linux Libertine"/>
          <w:i/>
          <w:iCs/>
          <w:sz w:val="14"/>
          <w:szCs w:val="24"/>
        </w:rPr>
        <w:t>et al.</w:t>
      </w:r>
      <w:r w:rsidRPr="001645E8">
        <w:rPr>
          <w:rFonts w:cs="Linux Libertine"/>
          <w:sz w:val="14"/>
          <w:szCs w:val="24"/>
        </w:rPr>
        <w:t xml:space="preserve">, “Regulation of Endothelial Cell Adhesion Molecule Expression by Mast Cells, Macrophages, and Neutrophils,” </w:t>
      </w:r>
      <w:proofErr w:type="spellStart"/>
      <w:r w:rsidRPr="001645E8">
        <w:rPr>
          <w:rFonts w:cs="Linux Libertine"/>
          <w:i/>
          <w:iCs/>
          <w:sz w:val="14"/>
          <w:szCs w:val="24"/>
        </w:rPr>
        <w:t>PLoS</w:t>
      </w:r>
      <w:proofErr w:type="spellEnd"/>
      <w:r w:rsidRPr="001645E8">
        <w:rPr>
          <w:rFonts w:cs="Linux Libertine"/>
          <w:i/>
          <w:iCs/>
          <w:sz w:val="14"/>
          <w:szCs w:val="24"/>
        </w:rPr>
        <w:t xml:space="preserve"> One</w:t>
      </w:r>
      <w:r w:rsidRPr="001645E8">
        <w:rPr>
          <w:rFonts w:cs="Linux Libertine"/>
          <w:sz w:val="14"/>
          <w:szCs w:val="24"/>
        </w:rPr>
        <w:t xml:space="preserve">, vol. 6, no. 1, 2011, </w:t>
      </w:r>
      <w:proofErr w:type="spellStart"/>
      <w:r w:rsidRPr="001645E8">
        <w:rPr>
          <w:rFonts w:cs="Linux Libertine"/>
          <w:sz w:val="14"/>
          <w:szCs w:val="24"/>
        </w:rPr>
        <w:t>doi</w:t>
      </w:r>
      <w:proofErr w:type="spellEnd"/>
      <w:r w:rsidRPr="001645E8">
        <w:rPr>
          <w:rFonts w:cs="Linux Libertine"/>
          <w:sz w:val="14"/>
          <w:szCs w:val="24"/>
        </w:rPr>
        <w:t>: 10.1371/JOURNAL.PONE.0014525.</w:t>
      </w:r>
    </w:p>
    <w:p w14:paraId="53ECC385"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[16]</w:t>
      </w:r>
      <w:r w:rsidRPr="001645E8">
        <w:rPr>
          <w:rFonts w:cs="Linux Libertine"/>
          <w:sz w:val="14"/>
          <w:szCs w:val="24"/>
        </w:rPr>
        <w:tab/>
        <w:t xml:space="preserve">H. Mayer, H. Bertram, W. </w:t>
      </w:r>
      <w:proofErr w:type="spellStart"/>
      <w:r w:rsidRPr="001645E8">
        <w:rPr>
          <w:rFonts w:cs="Linux Libertine"/>
          <w:sz w:val="14"/>
          <w:szCs w:val="24"/>
        </w:rPr>
        <w:t>Lindenmaier</w:t>
      </w:r>
      <w:proofErr w:type="spellEnd"/>
      <w:r w:rsidRPr="001645E8">
        <w:rPr>
          <w:rFonts w:cs="Linux Libertine"/>
          <w:sz w:val="14"/>
          <w:szCs w:val="24"/>
        </w:rPr>
        <w:t xml:space="preserve">, T. </w:t>
      </w:r>
      <w:proofErr w:type="spellStart"/>
      <w:r w:rsidRPr="001645E8">
        <w:rPr>
          <w:rFonts w:cs="Linux Libertine"/>
          <w:sz w:val="14"/>
          <w:szCs w:val="24"/>
        </w:rPr>
        <w:t>Korff</w:t>
      </w:r>
      <w:proofErr w:type="spellEnd"/>
      <w:r w:rsidRPr="001645E8">
        <w:rPr>
          <w:rFonts w:cs="Linux Libertine"/>
          <w:sz w:val="14"/>
          <w:szCs w:val="24"/>
        </w:rPr>
        <w:t xml:space="preserve">, H. Weber, and H. </w:t>
      </w:r>
      <w:proofErr w:type="spellStart"/>
      <w:r w:rsidRPr="001645E8">
        <w:rPr>
          <w:rFonts w:cs="Linux Libertine"/>
          <w:sz w:val="14"/>
          <w:szCs w:val="24"/>
        </w:rPr>
        <w:t>Weich</w:t>
      </w:r>
      <w:proofErr w:type="spellEnd"/>
      <w:r w:rsidRPr="001645E8">
        <w:rPr>
          <w:rFonts w:cs="Linux Libertine"/>
          <w:sz w:val="14"/>
          <w:szCs w:val="24"/>
        </w:rPr>
        <w:t xml:space="preserve">, “Vascular endothelial growth factor (VEGF-A) expression in human mesenchymal stem cells: autocrine and paracrine role on osteoblastic and endothelial differentiation,” </w:t>
      </w:r>
      <w:r w:rsidRPr="001645E8">
        <w:rPr>
          <w:rFonts w:cs="Linux Libertine"/>
          <w:i/>
          <w:iCs/>
          <w:sz w:val="14"/>
          <w:szCs w:val="24"/>
        </w:rPr>
        <w:t xml:space="preserve">J. Cell. </w:t>
      </w:r>
      <w:proofErr w:type="spellStart"/>
      <w:r w:rsidRPr="001645E8">
        <w:rPr>
          <w:rFonts w:cs="Linux Libertine"/>
          <w:i/>
          <w:iCs/>
          <w:sz w:val="14"/>
          <w:szCs w:val="24"/>
        </w:rPr>
        <w:t>Biochem</w:t>
      </w:r>
      <w:proofErr w:type="spellEnd"/>
      <w:r w:rsidRPr="001645E8">
        <w:rPr>
          <w:rFonts w:cs="Linux Libertine"/>
          <w:i/>
          <w:iCs/>
          <w:sz w:val="14"/>
          <w:szCs w:val="24"/>
        </w:rPr>
        <w:t>.</w:t>
      </w:r>
      <w:r w:rsidRPr="001645E8">
        <w:rPr>
          <w:rFonts w:cs="Linux Libertine"/>
          <w:sz w:val="14"/>
          <w:szCs w:val="24"/>
        </w:rPr>
        <w:t xml:space="preserve">, vol. 95, no. 4, pp. 827–839, Jul. 2005, </w:t>
      </w:r>
      <w:proofErr w:type="spellStart"/>
      <w:r w:rsidRPr="001645E8">
        <w:rPr>
          <w:rFonts w:cs="Linux Libertine"/>
          <w:sz w:val="14"/>
          <w:szCs w:val="24"/>
        </w:rPr>
        <w:t>doi</w:t>
      </w:r>
      <w:proofErr w:type="spellEnd"/>
      <w:r w:rsidRPr="001645E8">
        <w:rPr>
          <w:rFonts w:cs="Linux Libertine"/>
          <w:sz w:val="14"/>
          <w:szCs w:val="24"/>
        </w:rPr>
        <w:t>: 10.1002/JCB.20462.</w:t>
      </w:r>
    </w:p>
    <w:p w14:paraId="3D159723"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[17]</w:t>
      </w:r>
      <w:r w:rsidRPr="001645E8">
        <w:rPr>
          <w:rFonts w:cs="Linux Libertine"/>
          <w:sz w:val="14"/>
          <w:szCs w:val="24"/>
        </w:rPr>
        <w:tab/>
        <w:t xml:space="preserve">C. Xu </w:t>
      </w:r>
      <w:r w:rsidRPr="001645E8">
        <w:rPr>
          <w:rFonts w:cs="Linux Libertine"/>
          <w:i/>
          <w:iCs/>
          <w:sz w:val="14"/>
          <w:szCs w:val="24"/>
        </w:rPr>
        <w:t>et al.</w:t>
      </w:r>
      <w:r w:rsidRPr="001645E8">
        <w:rPr>
          <w:rFonts w:cs="Linux Libertine"/>
          <w:sz w:val="14"/>
          <w:szCs w:val="24"/>
        </w:rPr>
        <w:t xml:space="preserve">, “Induction of osteogenesis by bone-targeted Notch activation,” </w:t>
      </w:r>
      <w:proofErr w:type="spellStart"/>
      <w:r w:rsidRPr="001645E8">
        <w:rPr>
          <w:rFonts w:cs="Linux Libertine"/>
          <w:i/>
          <w:iCs/>
          <w:sz w:val="14"/>
          <w:szCs w:val="24"/>
        </w:rPr>
        <w:t>Elife</w:t>
      </w:r>
      <w:proofErr w:type="spellEnd"/>
      <w:r w:rsidRPr="001645E8">
        <w:rPr>
          <w:rFonts w:cs="Linux Libertine"/>
          <w:sz w:val="14"/>
          <w:szCs w:val="24"/>
        </w:rPr>
        <w:t xml:space="preserve">, vol. 11, Feb. 2022, </w:t>
      </w:r>
      <w:proofErr w:type="spellStart"/>
      <w:r w:rsidRPr="001645E8">
        <w:rPr>
          <w:rFonts w:cs="Linux Libertine"/>
          <w:sz w:val="14"/>
          <w:szCs w:val="24"/>
        </w:rPr>
        <w:t>doi</w:t>
      </w:r>
      <w:proofErr w:type="spellEnd"/>
      <w:r w:rsidRPr="001645E8">
        <w:rPr>
          <w:rFonts w:cs="Linux Libertine"/>
          <w:sz w:val="14"/>
          <w:szCs w:val="24"/>
        </w:rPr>
        <w:t>: 10.7554/ELIFE.60183.</w:t>
      </w:r>
    </w:p>
    <w:p w14:paraId="0054010C"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[18]</w:t>
      </w:r>
      <w:r w:rsidRPr="001645E8">
        <w:rPr>
          <w:rFonts w:cs="Linux Libertine"/>
          <w:sz w:val="14"/>
          <w:szCs w:val="24"/>
        </w:rPr>
        <w:tab/>
        <w:t xml:space="preserve">F. Hartmann </w:t>
      </w:r>
      <w:r w:rsidRPr="001645E8">
        <w:rPr>
          <w:rFonts w:cs="Linux Libertine"/>
          <w:i/>
          <w:iCs/>
          <w:sz w:val="14"/>
          <w:szCs w:val="24"/>
        </w:rPr>
        <w:t>et al.</w:t>
      </w:r>
      <w:r w:rsidRPr="001645E8">
        <w:rPr>
          <w:rFonts w:cs="Linux Libertine"/>
          <w:sz w:val="14"/>
          <w:szCs w:val="24"/>
        </w:rPr>
        <w:t xml:space="preserve">, “SMC-Derived Hyaluronan Modulates Vascular SMC Phenotype in Murine Atherosclerosis,” </w:t>
      </w:r>
      <w:r w:rsidRPr="001645E8">
        <w:rPr>
          <w:rFonts w:cs="Linux Libertine"/>
          <w:i/>
          <w:iCs/>
          <w:sz w:val="14"/>
          <w:szCs w:val="24"/>
        </w:rPr>
        <w:t>Circ. Res.</w:t>
      </w:r>
      <w:r w:rsidRPr="001645E8">
        <w:rPr>
          <w:rFonts w:cs="Linux Libertine"/>
          <w:sz w:val="14"/>
          <w:szCs w:val="24"/>
        </w:rPr>
        <w:t xml:space="preserve">, vol. 129, no. 11, pp. 992–1005, Nov. 2021, </w:t>
      </w:r>
      <w:proofErr w:type="spellStart"/>
      <w:r w:rsidRPr="001645E8">
        <w:rPr>
          <w:rFonts w:cs="Linux Libertine"/>
          <w:sz w:val="14"/>
          <w:szCs w:val="24"/>
        </w:rPr>
        <w:t>doi</w:t>
      </w:r>
      <w:proofErr w:type="spellEnd"/>
      <w:r w:rsidRPr="001645E8">
        <w:rPr>
          <w:rFonts w:cs="Linux Libertine"/>
          <w:sz w:val="14"/>
          <w:szCs w:val="24"/>
        </w:rPr>
        <w:t>: 10.1161/CIRCRESAHA.120.318479.</w:t>
      </w:r>
    </w:p>
    <w:p w14:paraId="31B8C8FB"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[19]</w:t>
      </w:r>
      <w:r w:rsidRPr="001645E8">
        <w:rPr>
          <w:rFonts w:cs="Linux Libertine"/>
          <w:sz w:val="14"/>
          <w:szCs w:val="24"/>
        </w:rPr>
        <w:tab/>
        <w:t xml:space="preserve">D. M </w:t>
      </w:r>
      <w:r w:rsidRPr="001645E8">
        <w:rPr>
          <w:rFonts w:cs="Linux Libertine"/>
          <w:i/>
          <w:iCs/>
          <w:sz w:val="14"/>
          <w:szCs w:val="24"/>
        </w:rPr>
        <w:t>et al.</w:t>
      </w:r>
      <w:r w:rsidRPr="001645E8">
        <w:rPr>
          <w:rFonts w:cs="Linux Libertine"/>
          <w:sz w:val="14"/>
          <w:szCs w:val="24"/>
        </w:rPr>
        <w:t xml:space="preserve">, “Analysis and correction of crosstalk effects in pathway analysis,” </w:t>
      </w:r>
      <w:r w:rsidRPr="001645E8">
        <w:rPr>
          <w:rFonts w:cs="Linux Libertine"/>
          <w:i/>
          <w:iCs/>
          <w:sz w:val="14"/>
          <w:szCs w:val="24"/>
        </w:rPr>
        <w:t>Genome Res.</w:t>
      </w:r>
      <w:r w:rsidRPr="001645E8">
        <w:rPr>
          <w:rFonts w:cs="Linux Libertine"/>
          <w:sz w:val="14"/>
          <w:szCs w:val="24"/>
        </w:rPr>
        <w:t xml:space="preserve">, vol. 23, no. 11, pp. 1885–1893, Nov. 2013, </w:t>
      </w:r>
      <w:proofErr w:type="spellStart"/>
      <w:r w:rsidRPr="001645E8">
        <w:rPr>
          <w:rFonts w:cs="Linux Libertine"/>
          <w:sz w:val="14"/>
          <w:szCs w:val="24"/>
        </w:rPr>
        <w:t>doi</w:t>
      </w:r>
      <w:proofErr w:type="spellEnd"/>
      <w:r w:rsidRPr="001645E8">
        <w:rPr>
          <w:rFonts w:cs="Linux Libertine"/>
          <w:sz w:val="14"/>
          <w:szCs w:val="24"/>
        </w:rPr>
        <w:t>: 10.1101/GR.153551.112.</w:t>
      </w:r>
    </w:p>
    <w:p w14:paraId="190311B1"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[20]</w:t>
      </w:r>
      <w:r w:rsidRPr="001645E8">
        <w:rPr>
          <w:rFonts w:cs="Linux Libertine"/>
          <w:sz w:val="14"/>
          <w:szCs w:val="24"/>
        </w:rPr>
        <w:tab/>
        <w:t xml:space="preserve">K. H and K. MR, “Abiotic stress </w:t>
      </w:r>
      <w:proofErr w:type="spellStart"/>
      <w:r w:rsidRPr="001645E8">
        <w:rPr>
          <w:rFonts w:cs="Linux Libertine"/>
          <w:sz w:val="14"/>
          <w:szCs w:val="24"/>
        </w:rPr>
        <w:t>signalling</w:t>
      </w:r>
      <w:proofErr w:type="spellEnd"/>
      <w:r w:rsidRPr="001645E8">
        <w:rPr>
          <w:rFonts w:cs="Linux Libertine"/>
          <w:sz w:val="14"/>
          <w:szCs w:val="24"/>
        </w:rPr>
        <w:t xml:space="preserve"> pathways: specificity and cross-talk,” </w:t>
      </w:r>
      <w:r w:rsidRPr="001645E8">
        <w:rPr>
          <w:rFonts w:cs="Linux Libertine"/>
          <w:i/>
          <w:iCs/>
          <w:sz w:val="14"/>
          <w:szCs w:val="24"/>
        </w:rPr>
        <w:t>Trends Plant Sci.</w:t>
      </w:r>
      <w:r w:rsidRPr="001645E8">
        <w:rPr>
          <w:rFonts w:cs="Linux Libertine"/>
          <w:sz w:val="14"/>
          <w:szCs w:val="24"/>
        </w:rPr>
        <w:t xml:space="preserve">, vol. 6, no. 6, pp. 262–267, 2001, </w:t>
      </w:r>
      <w:proofErr w:type="spellStart"/>
      <w:r w:rsidRPr="001645E8">
        <w:rPr>
          <w:rFonts w:cs="Linux Libertine"/>
          <w:sz w:val="14"/>
          <w:szCs w:val="24"/>
        </w:rPr>
        <w:t>doi</w:t>
      </w:r>
      <w:proofErr w:type="spellEnd"/>
      <w:r w:rsidRPr="001645E8">
        <w:rPr>
          <w:rFonts w:cs="Linux Libertine"/>
          <w:sz w:val="14"/>
          <w:szCs w:val="24"/>
        </w:rPr>
        <w:t xml:space="preserve">: </w:t>
      </w:r>
      <w:r w:rsidRPr="001645E8">
        <w:rPr>
          <w:rFonts w:cs="Linux Libertine"/>
          <w:sz w:val="14"/>
          <w:szCs w:val="24"/>
        </w:rPr>
        <w:t>10.1016/S1360-1385(01)01946-X.</w:t>
      </w:r>
    </w:p>
    <w:p w14:paraId="25CA6042"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[21]</w:t>
      </w:r>
      <w:r w:rsidRPr="001645E8">
        <w:rPr>
          <w:rFonts w:cs="Linux Libertine"/>
          <w:sz w:val="14"/>
          <w:szCs w:val="24"/>
        </w:rPr>
        <w:tab/>
        <w:t xml:space="preserve">T. CM, E. B, and K. CR, “Critical nodes in </w:t>
      </w:r>
      <w:proofErr w:type="spellStart"/>
      <w:r w:rsidRPr="001645E8">
        <w:rPr>
          <w:rFonts w:cs="Linux Libertine"/>
          <w:sz w:val="14"/>
          <w:szCs w:val="24"/>
        </w:rPr>
        <w:t>signalling</w:t>
      </w:r>
      <w:proofErr w:type="spellEnd"/>
      <w:r w:rsidRPr="001645E8">
        <w:rPr>
          <w:rFonts w:cs="Linux Libertine"/>
          <w:sz w:val="14"/>
          <w:szCs w:val="24"/>
        </w:rPr>
        <w:t xml:space="preserve"> pathways: insights into insulin action,” </w:t>
      </w:r>
      <w:r w:rsidRPr="001645E8">
        <w:rPr>
          <w:rFonts w:cs="Linux Libertine"/>
          <w:i/>
          <w:iCs/>
          <w:sz w:val="14"/>
          <w:szCs w:val="24"/>
        </w:rPr>
        <w:t>Nat. Rev. Mol. Cell Biol.</w:t>
      </w:r>
      <w:r w:rsidRPr="001645E8">
        <w:rPr>
          <w:rFonts w:cs="Linux Libertine"/>
          <w:sz w:val="14"/>
          <w:szCs w:val="24"/>
        </w:rPr>
        <w:t xml:space="preserve">, vol. 7, no. 2, pp. 85–96, Feb. 2006, </w:t>
      </w:r>
      <w:proofErr w:type="spellStart"/>
      <w:r w:rsidRPr="001645E8">
        <w:rPr>
          <w:rFonts w:cs="Linux Libertine"/>
          <w:sz w:val="14"/>
          <w:szCs w:val="24"/>
        </w:rPr>
        <w:t>doi</w:t>
      </w:r>
      <w:proofErr w:type="spellEnd"/>
      <w:r w:rsidRPr="001645E8">
        <w:rPr>
          <w:rFonts w:cs="Linux Libertine"/>
          <w:sz w:val="14"/>
          <w:szCs w:val="24"/>
        </w:rPr>
        <w:t>: 10.1038/NRM1837.</w:t>
      </w:r>
    </w:p>
    <w:p w14:paraId="5FDB9D37"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[22]</w:t>
      </w:r>
      <w:r w:rsidRPr="001645E8">
        <w:rPr>
          <w:rFonts w:cs="Linux Libertine"/>
          <w:sz w:val="14"/>
          <w:szCs w:val="24"/>
        </w:rPr>
        <w:tab/>
        <w:t xml:space="preserve">C.-L. Hsu and U.-C. Yang, “Discovering pathway cross-talks based on functional relations between pathways,” </w:t>
      </w:r>
      <w:r w:rsidRPr="001645E8">
        <w:rPr>
          <w:rFonts w:cs="Linux Libertine"/>
          <w:i/>
          <w:iCs/>
          <w:sz w:val="14"/>
          <w:szCs w:val="24"/>
        </w:rPr>
        <w:t>BMC Genomics 2012 137</w:t>
      </w:r>
      <w:r w:rsidRPr="001645E8">
        <w:rPr>
          <w:rFonts w:cs="Linux Libertine"/>
          <w:sz w:val="14"/>
          <w:szCs w:val="24"/>
        </w:rPr>
        <w:t xml:space="preserve">, vol. 13, no. 7, pp. 1–15, Dec. 2012, </w:t>
      </w:r>
      <w:proofErr w:type="spellStart"/>
      <w:r w:rsidRPr="001645E8">
        <w:rPr>
          <w:rFonts w:cs="Linux Libertine"/>
          <w:sz w:val="14"/>
          <w:szCs w:val="24"/>
        </w:rPr>
        <w:t>doi</w:t>
      </w:r>
      <w:proofErr w:type="spellEnd"/>
      <w:r w:rsidRPr="001645E8">
        <w:rPr>
          <w:rFonts w:cs="Linux Libertine"/>
          <w:sz w:val="14"/>
          <w:szCs w:val="24"/>
        </w:rPr>
        <w:t>: 10.1186/1471-2164-13-S7-S25.</w:t>
      </w:r>
    </w:p>
    <w:p w14:paraId="072B2DA3"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[23]</w:t>
      </w:r>
      <w:r w:rsidRPr="001645E8">
        <w:rPr>
          <w:rFonts w:cs="Linux Libertine"/>
          <w:sz w:val="14"/>
          <w:szCs w:val="24"/>
        </w:rPr>
        <w:tab/>
        <w:t xml:space="preserve">L. Y, A. P, and R. D, “A global pathway crosstalk network,” </w:t>
      </w:r>
      <w:r w:rsidRPr="001645E8">
        <w:rPr>
          <w:rFonts w:cs="Linux Libertine"/>
          <w:i/>
          <w:iCs/>
          <w:sz w:val="14"/>
          <w:szCs w:val="24"/>
        </w:rPr>
        <w:t>Bioinformatics</w:t>
      </w:r>
      <w:r w:rsidRPr="001645E8">
        <w:rPr>
          <w:rFonts w:cs="Linux Libertine"/>
          <w:sz w:val="14"/>
          <w:szCs w:val="24"/>
        </w:rPr>
        <w:t xml:space="preserve">, vol. 24, no. 12, pp. 1442–1447, Jun. 2008, </w:t>
      </w:r>
      <w:proofErr w:type="spellStart"/>
      <w:r w:rsidRPr="001645E8">
        <w:rPr>
          <w:rFonts w:cs="Linux Libertine"/>
          <w:sz w:val="14"/>
          <w:szCs w:val="24"/>
        </w:rPr>
        <w:t>doi</w:t>
      </w:r>
      <w:proofErr w:type="spellEnd"/>
      <w:r w:rsidRPr="001645E8">
        <w:rPr>
          <w:rFonts w:cs="Linux Libertine"/>
          <w:sz w:val="14"/>
          <w:szCs w:val="24"/>
        </w:rPr>
        <w:t>: 10.1093/BIOINFORMATICS/BTN200.</w:t>
      </w:r>
    </w:p>
    <w:p w14:paraId="1E8273D9" w14:textId="77777777" w:rsidR="00AD2DE9" w:rsidRPr="001645E8" w:rsidRDefault="00AD2DE9" w:rsidP="00AD2DE9">
      <w:pPr>
        <w:widowControl w:val="0"/>
        <w:autoSpaceDE w:val="0"/>
        <w:autoSpaceDN w:val="0"/>
        <w:adjustRightInd w:val="0"/>
        <w:spacing w:line="240" w:lineRule="auto"/>
        <w:ind w:left="640" w:hanging="640"/>
        <w:rPr>
          <w:rFonts w:cs="Linux Libertine"/>
          <w:sz w:val="14"/>
          <w:szCs w:val="24"/>
        </w:rPr>
      </w:pPr>
      <w:r w:rsidRPr="001645E8">
        <w:rPr>
          <w:rFonts w:cs="Linux Libertine"/>
          <w:sz w:val="14"/>
          <w:szCs w:val="24"/>
        </w:rPr>
        <w:t>[24]</w:t>
      </w:r>
      <w:r w:rsidRPr="001645E8">
        <w:rPr>
          <w:rFonts w:cs="Linux Libertine"/>
          <w:sz w:val="14"/>
          <w:szCs w:val="24"/>
        </w:rPr>
        <w:tab/>
        <w:t>H. Wang, P. Joshi, S. H. Hong, D. J. Shin, and D. G. Shin, “</w:t>
      </w:r>
      <w:proofErr w:type="spellStart"/>
      <w:r w:rsidRPr="001645E8">
        <w:rPr>
          <w:rFonts w:cs="Linux Libertine"/>
          <w:sz w:val="14"/>
          <w:szCs w:val="24"/>
        </w:rPr>
        <w:t>CtBuilder</w:t>
      </w:r>
      <w:proofErr w:type="spellEnd"/>
      <w:r w:rsidRPr="001645E8">
        <w:rPr>
          <w:rFonts w:cs="Linux Libertine"/>
          <w:sz w:val="14"/>
          <w:szCs w:val="24"/>
        </w:rPr>
        <w:t xml:space="preserve">: A framework for building pathway </w:t>
      </w:r>
      <w:proofErr w:type="spellStart"/>
      <w:r w:rsidRPr="001645E8">
        <w:rPr>
          <w:rFonts w:cs="Linux Libertine"/>
          <w:sz w:val="14"/>
          <w:szCs w:val="24"/>
        </w:rPr>
        <w:t>crosstalks</w:t>
      </w:r>
      <w:proofErr w:type="spellEnd"/>
      <w:r w:rsidRPr="001645E8">
        <w:rPr>
          <w:rFonts w:cs="Linux Libertine"/>
          <w:sz w:val="14"/>
          <w:szCs w:val="24"/>
        </w:rPr>
        <w:t xml:space="preserve"> by combining single cell data with bulk cell data,” </w:t>
      </w:r>
      <w:r w:rsidRPr="001645E8">
        <w:rPr>
          <w:rFonts w:cs="Linux Libertine"/>
          <w:i/>
          <w:iCs/>
          <w:sz w:val="14"/>
          <w:szCs w:val="24"/>
        </w:rPr>
        <w:t xml:space="preserve">Proc. - 2021 IEEE Int. Conf. </w:t>
      </w:r>
      <w:proofErr w:type="spellStart"/>
      <w:r w:rsidRPr="001645E8">
        <w:rPr>
          <w:rFonts w:cs="Linux Libertine"/>
          <w:i/>
          <w:iCs/>
          <w:sz w:val="14"/>
          <w:szCs w:val="24"/>
        </w:rPr>
        <w:t>Bioinforma</w:t>
      </w:r>
      <w:proofErr w:type="spellEnd"/>
      <w:r w:rsidRPr="001645E8">
        <w:rPr>
          <w:rFonts w:cs="Linux Libertine"/>
          <w:i/>
          <w:iCs/>
          <w:sz w:val="14"/>
          <w:szCs w:val="24"/>
        </w:rPr>
        <w:t>. Biomed. BIBM 2021</w:t>
      </w:r>
      <w:r w:rsidRPr="001645E8">
        <w:rPr>
          <w:rFonts w:cs="Linux Libertine"/>
          <w:sz w:val="14"/>
          <w:szCs w:val="24"/>
        </w:rPr>
        <w:t xml:space="preserve">, pp. 270–273, 2021, </w:t>
      </w:r>
      <w:proofErr w:type="spellStart"/>
      <w:r w:rsidRPr="001645E8">
        <w:rPr>
          <w:rFonts w:cs="Linux Libertine"/>
          <w:sz w:val="14"/>
          <w:szCs w:val="24"/>
        </w:rPr>
        <w:t>doi</w:t>
      </w:r>
      <w:proofErr w:type="spellEnd"/>
      <w:r w:rsidRPr="001645E8">
        <w:rPr>
          <w:rFonts w:cs="Linux Libertine"/>
          <w:sz w:val="14"/>
          <w:szCs w:val="24"/>
        </w:rPr>
        <w:t>: 10.1109/BIBM52615.2021.9669811.</w:t>
      </w:r>
    </w:p>
    <w:p w14:paraId="0DA31710" w14:textId="77777777" w:rsidR="00AD2DE9" w:rsidRPr="001645E8" w:rsidRDefault="00AD2DE9" w:rsidP="00AD2DE9">
      <w:pPr>
        <w:widowControl w:val="0"/>
        <w:autoSpaceDE w:val="0"/>
        <w:autoSpaceDN w:val="0"/>
        <w:adjustRightInd w:val="0"/>
        <w:spacing w:line="240" w:lineRule="auto"/>
        <w:ind w:left="640" w:hanging="640"/>
        <w:rPr>
          <w:rFonts w:cs="Linux Libertine"/>
          <w:sz w:val="14"/>
        </w:rPr>
      </w:pPr>
      <w:r w:rsidRPr="001645E8">
        <w:rPr>
          <w:rFonts w:cs="Linux Libertine"/>
          <w:sz w:val="14"/>
          <w:szCs w:val="24"/>
        </w:rPr>
        <w:t>[25]</w:t>
      </w:r>
      <w:r w:rsidRPr="001645E8">
        <w:rPr>
          <w:rFonts w:cs="Linux Libertine"/>
          <w:sz w:val="14"/>
          <w:szCs w:val="24"/>
        </w:rPr>
        <w:tab/>
        <w:t xml:space="preserve">C. Stark, B.-J. </w:t>
      </w:r>
      <w:proofErr w:type="spellStart"/>
      <w:r w:rsidRPr="001645E8">
        <w:rPr>
          <w:rFonts w:cs="Linux Libertine"/>
          <w:sz w:val="14"/>
          <w:szCs w:val="24"/>
        </w:rPr>
        <w:t>Breitkreutz</w:t>
      </w:r>
      <w:proofErr w:type="spellEnd"/>
      <w:r w:rsidRPr="001645E8">
        <w:rPr>
          <w:rFonts w:cs="Linux Libertine"/>
          <w:sz w:val="14"/>
          <w:szCs w:val="24"/>
        </w:rPr>
        <w:t xml:space="preserve">, T. </w:t>
      </w:r>
      <w:proofErr w:type="spellStart"/>
      <w:r w:rsidRPr="001645E8">
        <w:rPr>
          <w:rFonts w:cs="Linux Libertine"/>
          <w:sz w:val="14"/>
          <w:szCs w:val="24"/>
        </w:rPr>
        <w:t>Reguly</w:t>
      </w:r>
      <w:proofErr w:type="spellEnd"/>
      <w:r w:rsidRPr="001645E8">
        <w:rPr>
          <w:rFonts w:cs="Linux Libertine"/>
          <w:sz w:val="14"/>
          <w:szCs w:val="24"/>
        </w:rPr>
        <w:t xml:space="preserve">, L. Boucher, A. </w:t>
      </w:r>
      <w:proofErr w:type="spellStart"/>
      <w:r w:rsidRPr="001645E8">
        <w:rPr>
          <w:rFonts w:cs="Linux Libertine"/>
          <w:sz w:val="14"/>
          <w:szCs w:val="24"/>
        </w:rPr>
        <w:t>Breitkreutz</w:t>
      </w:r>
      <w:proofErr w:type="spellEnd"/>
      <w:r w:rsidRPr="001645E8">
        <w:rPr>
          <w:rFonts w:cs="Linux Libertine"/>
          <w:sz w:val="14"/>
          <w:szCs w:val="24"/>
        </w:rPr>
        <w:t>, and M. Tyers, “</w:t>
      </w:r>
      <w:proofErr w:type="spellStart"/>
      <w:r w:rsidRPr="001645E8">
        <w:rPr>
          <w:rFonts w:cs="Linux Libertine"/>
          <w:sz w:val="14"/>
          <w:szCs w:val="24"/>
        </w:rPr>
        <w:t>BioGRID</w:t>
      </w:r>
      <w:proofErr w:type="spellEnd"/>
      <w:r w:rsidRPr="001645E8">
        <w:rPr>
          <w:rFonts w:cs="Linux Libertine"/>
          <w:sz w:val="14"/>
          <w:szCs w:val="24"/>
        </w:rPr>
        <w:t xml:space="preserve">: a general repository for interaction datasets,” </w:t>
      </w:r>
      <w:proofErr w:type="spellStart"/>
      <w:r w:rsidRPr="001645E8">
        <w:rPr>
          <w:rFonts w:cs="Linux Libertine"/>
          <w:sz w:val="14"/>
          <w:szCs w:val="24"/>
        </w:rPr>
        <w:t>doi</w:t>
      </w:r>
      <w:proofErr w:type="spellEnd"/>
      <w:r w:rsidRPr="001645E8">
        <w:rPr>
          <w:rFonts w:cs="Linux Libertine"/>
          <w:sz w:val="14"/>
          <w:szCs w:val="24"/>
        </w:rPr>
        <w:t>: 10.1093/</w:t>
      </w:r>
      <w:proofErr w:type="spellStart"/>
      <w:r w:rsidRPr="001645E8">
        <w:rPr>
          <w:rFonts w:cs="Linux Libertine"/>
          <w:sz w:val="14"/>
          <w:szCs w:val="24"/>
        </w:rPr>
        <w:t>nar</w:t>
      </w:r>
      <w:proofErr w:type="spellEnd"/>
      <w:r w:rsidRPr="001645E8">
        <w:rPr>
          <w:rFonts w:cs="Linux Libertine"/>
          <w:sz w:val="14"/>
          <w:szCs w:val="24"/>
        </w:rPr>
        <w:t>/gkj109.</w:t>
      </w:r>
    </w:p>
    <w:p w14:paraId="4026FF9F" w14:textId="5397C26E" w:rsidR="00FD1482" w:rsidRPr="002B0C0F" w:rsidRDefault="00F66DC6" w:rsidP="002B0C0F">
      <w:pPr>
        <w:pStyle w:val="AbsHead"/>
      </w:pPr>
      <w:r w:rsidRPr="002B0C0F">
        <w:fldChar w:fldCharType="end"/>
      </w:r>
    </w:p>
    <w:p w14:paraId="6365845D" w14:textId="7A33633E" w:rsidR="00FD1482" w:rsidRPr="002B0C0F" w:rsidRDefault="00FD1482" w:rsidP="002B0C0F">
      <w:pPr>
        <w:pStyle w:val="AbsHead"/>
      </w:pPr>
    </w:p>
    <w:p w14:paraId="67C46A73" w14:textId="04964514" w:rsidR="00FD1482" w:rsidRPr="002B0C0F" w:rsidRDefault="00FD1482" w:rsidP="002B0C0F">
      <w:pPr>
        <w:pStyle w:val="AbsHead"/>
      </w:pPr>
    </w:p>
    <w:p w14:paraId="7FEDFFF1" w14:textId="73F609A5" w:rsidR="00FD1482" w:rsidRPr="002B0C0F" w:rsidRDefault="00FD1482" w:rsidP="002B0C0F">
      <w:pPr>
        <w:pStyle w:val="AbsHead"/>
      </w:pPr>
    </w:p>
    <w:p w14:paraId="40DCF088" w14:textId="772D563E" w:rsidR="006B2146" w:rsidRPr="002B0C0F" w:rsidRDefault="006B2146" w:rsidP="002B0C0F">
      <w:pPr>
        <w:pStyle w:val="AbsHead"/>
      </w:pPr>
    </w:p>
    <w:p w14:paraId="01AF8940" w14:textId="463107EF" w:rsidR="006B2146" w:rsidRPr="002B0C0F" w:rsidRDefault="006B2146" w:rsidP="002B0C0F">
      <w:pPr>
        <w:pStyle w:val="AbsHead"/>
      </w:pPr>
    </w:p>
    <w:p w14:paraId="620A31B1" w14:textId="3C214A4A" w:rsidR="006B2146" w:rsidRPr="002B0C0F" w:rsidRDefault="006B2146" w:rsidP="002B0C0F">
      <w:pPr>
        <w:pStyle w:val="AbsHead"/>
      </w:pPr>
    </w:p>
    <w:p w14:paraId="642BBD71" w14:textId="7D0F799B" w:rsidR="006B2146" w:rsidRPr="002B0C0F" w:rsidRDefault="006B2146" w:rsidP="002B0C0F">
      <w:pPr>
        <w:pStyle w:val="AbsHead"/>
      </w:pPr>
    </w:p>
    <w:p w14:paraId="55B91C2E" w14:textId="397AE7B4" w:rsidR="006B2146" w:rsidRPr="002B0C0F" w:rsidRDefault="006B2146" w:rsidP="002B0C0F">
      <w:pPr>
        <w:pStyle w:val="AbsHead"/>
      </w:pPr>
    </w:p>
    <w:p w14:paraId="3B17B9CF" w14:textId="7C644C62" w:rsidR="006B2146" w:rsidRPr="002B0C0F" w:rsidRDefault="006B2146" w:rsidP="002B0C0F">
      <w:pPr>
        <w:pStyle w:val="AbsHead"/>
      </w:pPr>
    </w:p>
    <w:p w14:paraId="6DB510A5" w14:textId="57BF46C1" w:rsidR="006B2146" w:rsidRPr="002B0C0F" w:rsidRDefault="006B2146" w:rsidP="002B0C0F">
      <w:pPr>
        <w:pStyle w:val="AbsHead"/>
      </w:pPr>
    </w:p>
    <w:p w14:paraId="520EB72B" w14:textId="1995DA05" w:rsidR="006B2146" w:rsidRPr="002B0C0F" w:rsidRDefault="006B2146" w:rsidP="002B0C0F">
      <w:pPr>
        <w:pStyle w:val="AbsHead"/>
      </w:pPr>
    </w:p>
    <w:p w14:paraId="24D9ACC9" w14:textId="4DC672FC" w:rsidR="006B2146" w:rsidRPr="002B0C0F" w:rsidRDefault="006B2146" w:rsidP="002B0C0F">
      <w:pPr>
        <w:pStyle w:val="AbsHead"/>
      </w:pPr>
    </w:p>
    <w:p w14:paraId="513610D3" w14:textId="22306258" w:rsidR="006B2146" w:rsidRPr="002B0C0F" w:rsidRDefault="006B2146" w:rsidP="002B0C0F">
      <w:pPr>
        <w:pStyle w:val="AbsHead"/>
      </w:pPr>
    </w:p>
    <w:p w14:paraId="35398ED4" w14:textId="7C293214" w:rsidR="006B2146" w:rsidRPr="002B0C0F" w:rsidRDefault="006B2146" w:rsidP="002B0C0F">
      <w:pPr>
        <w:pStyle w:val="AbsHead"/>
      </w:pPr>
    </w:p>
    <w:p w14:paraId="53732C04" w14:textId="046C6DF3" w:rsidR="006B2146" w:rsidRPr="002B0C0F" w:rsidRDefault="006B2146" w:rsidP="002B0C0F">
      <w:pPr>
        <w:pStyle w:val="AbsHead"/>
      </w:pPr>
    </w:p>
    <w:p w14:paraId="4EC2A43F" w14:textId="1C23DBBB" w:rsidR="006B2146" w:rsidRPr="002B0C0F" w:rsidRDefault="006B2146" w:rsidP="002B0C0F">
      <w:pPr>
        <w:pStyle w:val="AbsHead"/>
      </w:pPr>
    </w:p>
    <w:p w14:paraId="26B15C6B" w14:textId="7D333348" w:rsidR="006B2146" w:rsidRPr="002B0C0F" w:rsidRDefault="006B2146" w:rsidP="002B0C0F">
      <w:pPr>
        <w:pStyle w:val="AbsHead"/>
      </w:pPr>
    </w:p>
    <w:p w14:paraId="30435D20" w14:textId="235853CB" w:rsidR="006B2146" w:rsidRPr="002B0C0F" w:rsidRDefault="006B2146" w:rsidP="002B0C0F">
      <w:pPr>
        <w:pStyle w:val="AbsHead"/>
      </w:pPr>
    </w:p>
    <w:p w14:paraId="0E934AF2" w14:textId="43AEE23B" w:rsidR="006B2146" w:rsidRPr="002B0C0F" w:rsidRDefault="006B2146" w:rsidP="002B0C0F">
      <w:pPr>
        <w:pStyle w:val="AbsHead"/>
      </w:pPr>
    </w:p>
    <w:p w14:paraId="2729D3BE" w14:textId="0AACDF7E" w:rsidR="006B2146" w:rsidRPr="002B0C0F" w:rsidRDefault="006B2146" w:rsidP="002B0C0F">
      <w:pPr>
        <w:pStyle w:val="AbsHead"/>
      </w:pPr>
    </w:p>
    <w:p w14:paraId="2506927B" w14:textId="082E4AE2" w:rsidR="006B2146" w:rsidRPr="002B0C0F" w:rsidRDefault="006B2146" w:rsidP="002B0C0F">
      <w:pPr>
        <w:pStyle w:val="AbsHead"/>
      </w:pPr>
    </w:p>
    <w:p w14:paraId="72FB7D8A" w14:textId="350C153D" w:rsidR="006B2146" w:rsidRPr="002B0C0F" w:rsidRDefault="006B2146" w:rsidP="002B0C0F">
      <w:pPr>
        <w:pStyle w:val="AbsHead"/>
      </w:pPr>
    </w:p>
    <w:p w14:paraId="2B97939D" w14:textId="7106A854" w:rsidR="006B2146" w:rsidRPr="002B0C0F" w:rsidRDefault="006B2146" w:rsidP="002B0C0F">
      <w:pPr>
        <w:pStyle w:val="AbsHead"/>
      </w:pPr>
    </w:p>
    <w:p w14:paraId="2774847F" w14:textId="3C0BB7DB" w:rsidR="006B2146" w:rsidRPr="002B0C0F" w:rsidRDefault="006B2146" w:rsidP="002B0C0F">
      <w:pPr>
        <w:pStyle w:val="AbsHead"/>
      </w:pPr>
    </w:p>
    <w:p w14:paraId="28991D7C" w14:textId="150CD81F" w:rsidR="006B2146" w:rsidRPr="002B0C0F" w:rsidRDefault="006B2146" w:rsidP="002B0C0F">
      <w:pPr>
        <w:pStyle w:val="AbsHead"/>
      </w:pPr>
    </w:p>
    <w:p w14:paraId="28CBC7F9" w14:textId="2CC36377" w:rsidR="006B2146" w:rsidRPr="002B0C0F" w:rsidRDefault="006B2146" w:rsidP="002B0C0F">
      <w:pPr>
        <w:pStyle w:val="AbsHead"/>
      </w:pPr>
    </w:p>
    <w:p w14:paraId="5ECB950F" w14:textId="43224F91" w:rsidR="006B2146" w:rsidRPr="002B0C0F" w:rsidRDefault="006B2146" w:rsidP="002B0C0F">
      <w:pPr>
        <w:pStyle w:val="AbsHead"/>
      </w:pPr>
    </w:p>
    <w:p w14:paraId="165355D4" w14:textId="16106BED" w:rsidR="006B2146" w:rsidRPr="002B0C0F" w:rsidRDefault="006B2146" w:rsidP="002B0C0F">
      <w:pPr>
        <w:pStyle w:val="AbsHead"/>
      </w:pPr>
    </w:p>
    <w:p w14:paraId="0F0928A2" w14:textId="6D6897E7" w:rsidR="006B2146" w:rsidRPr="002B0C0F" w:rsidRDefault="006B2146" w:rsidP="002B0C0F">
      <w:pPr>
        <w:pStyle w:val="AbsHead"/>
      </w:pPr>
    </w:p>
    <w:p w14:paraId="60987CF1" w14:textId="54FE057D" w:rsidR="006B2146" w:rsidRPr="002B0C0F" w:rsidRDefault="006B2146" w:rsidP="002B0C0F">
      <w:pPr>
        <w:pStyle w:val="AbsHead"/>
      </w:pPr>
    </w:p>
    <w:p w14:paraId="30256161" w14:textId="1A89F695" w:rsidR="006B2146" w:rsidRPr="002B0C0F" w:rsidRDefault="00F255A3" w:rsidP="002B0C0F">
      <w:pPr>
        <w:pStyle w:val="AbsHead"/>
      </w:pPr>
      <w:r w:rsidRPr="002B0C0F">
        <mc:AlternateContent>
          <mc:Choice Requires="wps">
            <w:drawing>
              <wp:anchor distT="45720" distB="45720" distL="114300" distR="114300" simplePos="0" relativeHeight="251602432" behindDoc="0" locked="0" layoutInCell="1" allowOverlap="1" wp14:anchorId="448D9980" wp14:editId="663DF68B">
                <wp:simplePos x="0" y="0"/>
                <wp:positionH relativeFrom="column">
                  <wp:posOffset>1073150</wp:posOffset>
                </wp:positionH>
                <wp:positionV relativeFrom="paragraph">
                  <wp:posOffset>-302104</wp:posOffset>
                </wp:positionV>
                <wp:extent cx="3037205" cy="1404620"/>
                <wp:effectExtent l="0" t="0" r="1079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392A3F49" w14:textId="77777777" w:rsidR="006B2146" w:rsidRDefault="006B2146" w:rsidP="006B2146">
                            <w:r>
                              <w:rPr>
                                <w:noProof/>
                              </w:rPr>
                              <w:drawing>
                                <wp:inline distT="0" distB="0" distL="0" distR="0" wp14:anchorId="0D94BDAB" wp14:editId="1E3CFA34">
                                  <wp:extent cx="2830096" cy="1995777"/>
                                  <wp:effectExtent l="0" t="0" r="8890" b="5080"/>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24CAA7D1" w14:textId="77777777" w:rsidR="006B2146" w:rsidRPr="00280351" w:rsidRDefault="006B2146" w:rsidP="006B2146">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rPAC.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8D9980" id="_x0000_t202" coordsize="21600,21600" o:spt="202" path="m,l,21600r21600,l21600,xe">
                <v:stroke joinstyle="miter"/>
                <v:path gradientshapeok="t" o:connecttype="rect"/>
              </v:shapetype>
              <v:shape id="Text Box 2" o:spid="_x0000_s1026" type="#_x0000_t202" style="position:absolute;margin-left:84.5pt;margin-top:-23.8pt;width:239.15pt;height:110.6pt;z-index:25160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">
                <v:textbox style="mso-fit-shape-to-text:t">
                  <w:txbxContent>
                    <w:p w14:paraId="392A3F49" w14:textId="77777777" w:rsidR="006B2146" w:rsidRDefault="006B2146" w:rsidP="006B2146">
                      <w:r>
                        <w:rPr>
                          <w:noProof/>
                        </w:rPr>
                        <w:drawing>
                          <wp:inline distT="0" distB="0" distL="0" distR="0" wp14:anchorId="0D94BDAB" wp14:editId="1E3CFA34">
                            <wp:extent cx="2830096" cy="1995777"/>
                            <wp:effectExtent l="0" t="0" r="8890" b="5080"/>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24CAA7D1" w14:textId="77777777" w:rsidR="006B2146" w:rsidRPr="00280351" w:rsidRDefault="006B2146" w:rsidP="006B2146">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rPAC. </w:t>
                      </w:r>
                    </w:p>
                  </w:txbxContent>
                </v:textbox>
                <w10:wrap type="square"/>
              </v:shape>
            </w:pict>
          </mc:Fallback>
        </mc:AlternateContent>
      </w:r>
      <w:r w:rsidR="006B2146" w:rsidRPr="002B0C0F">
        <mc:AlternateContent>
          <mc:Choice Requires="wps">
            <w:drawing>
              <wp:anchor distT="45720" distB="45720" distL="114300" distR="114300" simplePos="0" relativeHeight="251631104" behindDoc="0" locked="0" layoutInCell="1" allowOverlap="1" wp14:anchorId="5817908F" wp14:editId="70314FE5">
                <wp:simplePos x="0" y="0"/>
                <wp:positionH relativeFrom="column">
                  <wp:posOffset>0</wp:posOffset>
                </wp:positionH>
                <wp:positionV relativeFrom="paragraph">
                  <wp:posOffset>4134485</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F64679B" w14:textId="77777777" w:rsidR="006B2146" w:rsidRDefault="006B2146" w:rsidP="006B2146">
                            <w:r w:rsidRPr="00086D30">
                              <w:rPr>
                                <w:noProof/>
                              </w:rPr>
                              <w:drawing>
                                <wp:inline distT="0" distB="0" distL="0" distR="0" wp14:anchorId="77E41619" wp14:editId="0430BE0A">
                                  <wp:extent cx="2668137" cy="2271309"/>
                                  <wp:effectExtent l="0" t="0" r="0" b="0"/>
                                  <wp:docPr id="195"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9E7819F" w14:textId="77777777" w:rsidR="006B2146" w:rsidRDefault="006B2146" w:rsidP="006B2146">
                            <w:pPr>
                              <w:rPr>
                                <w:rFonts w:eastAsia="Calibri"/>
                                <w:color w:val="000000"/>
                                <w:kern w:val="24"/>
                                <w:sz w:val="16"/>
                                <w:szCs w:val="16"/>
                              </w:rPr>
                            </w:pPr>
                            <w:r>
                              <w:rPr>
                                <w:rFonts w:eastAsia="Calibri"/>
                                <w:color w:val="000000"/>
                                <w:kern w:val="24"/>
                                <w:sz w:val="16"/>
                                <w:szCs w:val="16"/>
                              </w:rPr>
                              <w:t>Fig 7.</w:t>
                            </w:r>
                            <w:r>
                              <w:rPr>
                                <w:sz w:val="16"/>
                                <w:szCs w:val="20"/>
                              </w:rPr>
                              <w:t xml:space="preserve"> The reproduce 2-D visualization of UMAP, colored by cell label provided by studies</w:t>
                            </w:r>
                            <w:r>
                              <w:rPr>
                                <w:rFonts w:eastAsia="Calibri"/>
                                <w:color w:val="000000"/>
                                <w:kern w:val="24"/>
                                <w:sz w:val="16"/>
                                <w:szCs w:val="16"/>
                              </w:rPr>
                              <w:t>.</w:t>
                            </w:r>
                          </w:p>
                          <w:p w14:paraId="31648236" w14:textId="77777777" w:rsidR="006B2146" w:rsidRDefault="006B2146" w:rsidP="006B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7908F" id="_x0000_s1027" type="#_x0000_t202" style="position:absolute;margin-left:0;margin-top:325.55pt;width:238.9pt;height:213.8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">
                <v:textbox>
                  <w:txbxContent>
                    <w:p w14:paraId="5F64679B" w14:textId="77777777" w:rsidR="006B2146" w:rsidRDefault="006B2146" w:rsidP="006B2146">
                      <w:r w:rsidRPr="00086D30">
                        <w:rPr>
                          <w:noProof/>
                        </w:rPr>
                        <w:drawing>
                          <wp:inline distT="0" distB="0" distL="0" distR="0" wp14:anchorId="77E41619" wp14:editId="0430BE0A">
                            <wp:extent cx="2668137" cy="2271309"/>
                            <wp:effectExtent l="0" t="0" r="0" b="0"/>
                            <wp:docPr id="195"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9E7819F" w14:textId="77777777" w:rsidR="006B2146" w:rsidRDefault="006B2146" w:rsidP="006B2146">
                      <w:pPr>
                        <w:rPr>
                          <w:rFonts w:eastAsia="Calibri"/>
                          <w:color w:val="000000"/>
                          <w:kern w:val="24"/>
                          <w:sz w:val="16"/>
                          <w:szCs w:val="16"/>
                        </w:rPr>
                      </w:pPr>
                      <w:r>
                        <w:rPr>
                          <w:rFonts w:eastAsia="Calibri"/>
                          <w:color w:val="000000"/>
                          <w:kern w:val="24"/>
                          <w:sz w:val="16"/>
                          <w:szCs w:val="16"/>
                        </w:rPr>
                        <w:t>Fig 7.</w:t>
                      </w:r>
                      <w:r>
                        <w:rPr>
                          <w:sz w:val="16"/>
                          <w:szCs w:val="20"/>
                        </w:rPr>
                        <w:t xml:space="preserve"> The reproduce 2-D visualization of UMAP, colored by cell label provided by studies</w:t>
                      </w:r>
                      <w:r>
                        <w:rPr>
                          <w:rFonts w:eastAsia="Calibri"/>
                          <w:color w:val="000000"/>
                          <w:kern w:val="24"/>
                          <w:sz w:val="16"/>
                          <w:szCs w:val="16"/>
                        </w:rPr>
                        <w:t>.</w:t>
                      </w:r>
                    </w:p>
                    <w:p w14:paraId="31648236" w14:textId="77777777" w:rsidR="006B2146" w:rsidRDefault="006B2146" w:rsidP="006B2146"/>
                  </w:txbxContent>
                </v:textbox>
                <w10:wrap type="square"/>
              </v:shape>
            </w:pict>
          </mc:Fallback>
        </mc:AlternateContent>
      </w:r>
    </w:p>
    <w:p w14:paraId="498E323B" w14:textId="3ED6739B" w:rsidR="006B2146" w:rsidRPr="002B0C0F" w:rsidRDefault="006B2146" w:rsidP="002B0C0F">
      <w:pPr>
        <w:pStyle w:val="AbsHead"/>
      </w:pPr>
    </w:p>
    <w:p w14:paraId="3429D9F7" w14:textId="03259D42" w:rsidR="006B2146" w:rsidRPr="002B0C0F" w:rsidRDefault="006B2146" w:rsidP="002B0C0F">
      <w:pPr>
        <w:pStyle w:val="AbsHead"/>
      </w:pPr>
    </w:p>
    <w:p w14:paraId="218EFA33" w14:textId="59688A2E" w:rsidR="006B2146" w:rsidRPr="002B0C0F" w:rsidRDefault="006B2146" w:rsidP="002B0C0F">
      <w:pPr>
        <w:pStyle w:val="AbsHead"/>
      </w:pPr>
    </w:p>
    <w:p w14:paraId="67185A38" w14:textId="35074FFA" w:rsidR="006B2146" w:rsidRPr="002B0C0F" w:rsidRDefault="006B2146" w:rsidP="002B0C0F">
      <w:pPr>
        <w:pStyle w:val="AbsHead"/>
      </w:pPr>
    </w:p>
    <w:p w14:paraId="2ECBE780" w14:textId="27ED0FE3" w:rsidR="006B2146" w:rsidRPr="002B0C0F" w:rsidRDefault="006B2146" w:rsidP="002B0C0F">
      <w:pPr>
        <w:pStyle w:val="AbsHead"/>
      </w:pPr>
    </w:p>
    <w:p w14:paraId="57DADEEA" w14:textId="10F1439B" w:rsidR="006B2146" w:rsidRPr="002B0C0F" w:rsidRDefault="006B2146" w:rsidP="002B0C0F">
      <w:pPr>
        <w:pStyle w:val="AbsHead"/>
      </w:pPr>
    </w:p>
    <w:p w14:paraId="4C2F1992" w14:textId="39A9E0DC" w:rsidR="006B2146" w:rsidRPr="002B0C0F" w:rsidRDefault="006B2146" w:rsidP="002B0C0F">
      <w:pPr>
        <w:pStyle w:val="AbsHead"/>
      </w:pPr>
    </w:p>
    <w:p w14:paraId="5D42031E" w14:textId="64A9065A" w:rsidR="006B2146" w:rsidRPr="002B0C0F" w:rsidRDefault="006B2146" w:rsidP="002B0C0F">
      <w:pPr>
        <w:pStyle w:val="AbsHead"/>
      </w:pPr>
    </w:p>
    <w:p w14:paraId="36D088FA" w14:textId="7923BB21" w:rsidR="006B2146" w:rsidRPr="002B0C0F" w:rsidRDefault="006B2146" w:rsidP="002B0C0F">
      <w:pPr>
        <w:pStyle w:val="AbsHead"/>
      </w:pPr>
    </w:p>
    <w:p w14:paraId="6ACED8CC" w14:textId="1C5FF509" w:rsidR="006B2146" w:rsidRPr="002B0C0F" w:rsidRDefault="006B2146" w:rsidP="002B0C0F">
      <w:pPr>
        <w:pStyle w:val="AbsHead"/>
      </w:pPr>
    </w:p>
    <w:p w14:paraId="2848158A" w14:textId="18E865B3" w:rsidR="006B2146" w:rsidRPr="002B0C0F" w:rsidRDefault="001C1E17" w:rsidP="002B0C0F">
      <w:pPr>
        <w:pStyle w:val="AbsHead"/>
      </w:pPr>
      <w:r w:rsidRPr="002B0C0F">
        <mc:AlternateContent>
          <mc:Choice Requires="wps">
            <w:drawing>
              <wp:anchor distT="45720" distB="45720" distL="114300" distR="114300" simplePos="0" relativeHeight="251695616" behindDoc="0" locked="0" layoutInCell="1" allowOverlap="1" wp14:anchorId="1065AA9D" wp14:editId="708A665E">
                <wp:simplePos x="0" y="0"/>
                <wp:positionH relativeFrom="column">
                  <wp:posOffset>0</wp:posOffset>
                </wp:positionH>
                <wp:positionV relativeFrom="paragraph">
                  <wp:posOffset>3201670</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5CF729F9" w14:textId="77777777" w:rsidR="006B2146" w:rsidRDefault="006B2146" w:rsidP="006B2146">
                            <w:r>
                              <w:rPr>
                                <w:noProof/>
                              </w:rPr>
                              <w:drawing>
                                <wp:inline distT="0" distB="0" distL="0" distR="0" wp14:anchorId="137BF031" wp14:editId="14BA422C">
                                  <wp:extent cx="2831911" cy="229993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11212F9"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8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7D6E81F1" w14:textId="77777777" w:rsidR="006B2146" w:rsidRDefault="006B2146" w:rsidP="006B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AA9D" id="Text Box 9" o:spid="_x0000_s1028" type="#_x0000_t202" style="position:absolute;margin-left:0;margin-top:252.1pt;width:238.9pt;height:219.95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">
                <v:textbox>
                  <w:txbxContent>
                    <w:p w14:paraId="5CF729F9" w14:textId="77777777" w:rsidR="006B2146" w:rsidRDefault="006B2146" w:rsidP="006B2146">
                      <w:r>
                        <w:rPr>
                          <w:noProof/>
                        </w:rPr>
                        <w:drawing>
                          <wp:inline distT="0" distB="0" distL="0" distR="0" wp14:anchorId="137BF031" wp14:editId="14BA422C">
                            <wp:extent cx="2831911" cy="229993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11212F9"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8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7D6E81F1" w14:textId="77777777" w:rsidR="006B2146" w:rsidRDefault="006B2146" w:rsidP="006B2146"/>
                  </w:txbxContent>
                </v:textbox>
                <w10:wrap type="square"/>
              </v:shape>
            </w:pict>
          </mc:Fallback>
        </mc:AlternateContent>
      </w:r>
      <w:r w:rsidR="006B2146" w:rsidRPr="002B0C0F">
        <mc:AlternateContent>
          <mc:Choice Requires="wps">
            <w:drawing>
              <wp:anchor distT="45720" distB="45720" distL="114300" distR="114300" simplePos="0" relativeHeight="251620864" behindDoc="0" locked="0" layoutInCell="1" allowOverlap="1" wp14:anchorId="1F1466BC" wp14:editId="08860F4D">
                <wp:simplePos x="0" y="0"/>
                <wp:positionH relativeFrom="column">
                  <wp:posOffset>0</wp:posOffset>
                </wp:positionH>
                <wp:positionV relativeFrom="paragraph">
                  <wp:posOffset>264795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16D3F61E" w14:textId="77777777" w:rsidR="006B2146" w:rsidRDefault="006B2146" w:rsidP="006B2146">
                            <w:r w:rsidRPr="00481C06">
                              <w:rPr>
                                <w:noProof/>
                              </w:rPr>
                              <w:drawing>
                                <wp:inline distT="0" distB="0" distL="0" distR="0" wp14:anchorId="5C95A581" wp14:editId="73FB2013">
                                  <wp:extent cx="2860453" cy="2277585"/>
                                  <wp:effectExtent l="0" t="0" r="0" b="8890"/>
                                  <wp:docPr id="19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466BC" id="_x0000_s1029" type="#_x0000_t202" style="position:absolute;margin-left:0;margin-top:20.85pt;width:236.7pt;height:210.25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L1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">
                <v:textbox>
                  <w:txbxContent>
                    <w:p w14:paraId="16D3F61E" w14:textId="77777777" w:rsidR="006B2146" w:rsidRDefault="006B2146" w:rsidP="006B2146">
                      <w:r w:rsidRPr="00481C06">
                        <w:rPr>
                          <w:noProof/>
                        </w:rPr>
                        <w:drawing>
                          <wp:inline distT="0" distB="0" distL="0" distR="0" wp14:anchorId="5C95A581" wp14:editId="73FB2013">
                            <wp:extent cx="2860453" cy="2277585"/>
                            <wp:effectExtent l="0" t="0" r="0" b="8890"/>
                            <wp:docPr id="19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p>
    <w:p w14:paraId="71A95F77" w14:textId="09C04D7F" w:rsidR="006B2146" w:rsidRPr="002B0C0F" w:rsidRDefault="006B2146" w:rsidP="002B0C0F">
      <w:pPr>
        <w:pStyle w:val="AbsHead"/>
      </w:pPr>
    </w:p>
    <w:p w14:paraId="3169BEF4" w14:textId="40CF6ADC" w:rsidR="006B2146" w:rsidRPr="002B0C0F" w:rsidRDefault="006B2146" w:rsidP="002B0C0F">
      <w:pPr>
        <w:pStyle w:val="AbsHead"/>
      </w:pPr>
    </w:p>
    <w:p w14:paraId="70435A0D" w14:textId="62E2A6A6" w:rsidR="006B2146" w:rsidRPr="002B0C0F" w:rsidRDefault="006B2146" w:rsidP="002B0C0F">
      <w:pPr>
        <w:pStyle w:val="AbsHead"/>
      </w:pPr>
    </w:p>
    <w:p w14:paraId="2C2006F2" w14:textId="63B7472E" w:rsidR="006B2146" w:rsidRPr="002B0C0F" w:rsidRDefault="006B2146" w:rsidP="002B0C0F">
      <w:pPr>
        <w:pStyle w:val="AbsHead"/>
      </w:pPr>
    </w:p>
    <w:p w14:paraId="0932A4AD" w14:textId="76E44913" w:rsidR="006B2146" w:rsidRPr="002B0C0F" w:rsidRDefault="006B2146" w:rsidP="002B0C0F">
      <w:pPr>
        <w:pStyle w:val="AbsHead"/>
      </w:pPr>
    </w:p>
    <w:p w14:paraId="2ED46201" w14:textId="24C07CD5" w:rsidR="006B2146" w:rsidRPr="002B0C0F" w:rsidRDefault="006B2146" w:rsidP="002B0C0F">
      <w:pPr>
        <w:pStyle w:val="AbsHead"/>
      </w:pPr>
    </w:p>
    <w:p w14:paraId="4C6F9C6B" w14:textId="77777777" w:rsidR="006B2146" w:rsidRPr="002B0C0F" w:rsidRDefault="006B2146" w:rsidP="002B0C0F">
      <w:pPr>
        <w:pStyle w:val="AbsHead"/>
      </w:pPr>
    </w:p>
    <w:p w14:paraId="0B6474C7" w14:textId="77777777" w:rsidR="006B2146" w:rsidRPr="002B0C0F" w:rsidRDefault="006B2146" w:rsidP="002B0C0F">
      <w:pPr>
        <w:pStyle w:val="AbsHead"/>
      </w:pPr>
    </w:p>
    <w:p w14:paraId="6FA74A34" w14:textId="77777777" w:rsidR="006B2146" w:rsidRPr="002B0C0F" w:rsidRDefault="006B2146" w:rsidP="002B0C0F">
      <w:pPr>
        <w:pStyle w:val="AbsHead"/>
      </w:pPr>
    </w:p>
    <w:p w14:paraId="675F9E9F" w14:textId="77777777" w:rsidR="006B2146" w:rsidRPr="002B0C0F" w:rsidRDefault="006B2146" w:rsidP="002B0C0F">
      <w:pPr>
        <w:pStyle w:val="AbsHead"/>
      </w:pPr>
    </w:p>
    <w:p w14:paraId="1110DC41" w14:textId="77777777" w:rsidR="006B2146" w:rsidRPr="002B0C0F" w:rsidRDefault="006B2146" w:rsidP="002B0C0F">
      <w:pPr>
        <w:pStyle w:val="AbsHead"/>
      </w:pPr>
    </w:p>
    <w:p w14:paraId="42921971" w14:textId="77777777" w:rsidR="006B2146" w:rsidRPr="002B0C0F" w:rsidRDefault="006B2146" w:rsidP="002B0C0F">
      <w:pPr>
        <w:pStyle w:val="AbsHead"/>
      </w:pPr>
    </w:p>
    <w:p w14:paraId="65927878" w14:textId="77777777" w:rsidR="006B2146" w:rsidRPr="002B0C0F" w:rsidRDefault="006B2146" w:rsidP="002B0C0F">
      <w:pPr>
        <w:pStyle w:val="AbsHead"/>
      </w:pPr>
    </w:p>
    <w:p w14:paraId="76896A55" w14:textId="0450782C" w:rsidR="006B2146" w:rsidRPr="002B0C0F" w:rsidRDefault="006B2146" w:rsidP="002B0C0F">
      <w:pPr>
        <w:pStyle w:val="AbsHead"/>
      </w:pPr>
      <w:r w:rsidRPr="002B0C0F">
        <w:rPr>
          <w:color w:val="FF0000"/>
        </w:rPr>
        <mc:AlternateContent>
          <mc:Choice Requires="wps">
            <w:drawing>
              <wp:anchor distT="0" distB="0" distL="114300" distR="114300" simplePos="0" relativeHeight="251640320" behindDoc="0" locked="0" layoutInCell="1" allowOverlap="1" wp14:anchorId="62AAAA82" wp14:editId="1A05A6DC">
                <wp:simplePos x="0" y="0"/>
                <wp:positionH relativeFrom="column">
                  <wp:posOffset>3353435</wp:posOffset>
                </wp:positionH>
                <wp:positionV relativeFrom="paragraph">
                  <wp:posOffset>646430</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0930B877" w14:textId="77777777" w:rsidR="006B2146" w:rsidRDefault="006B2146" w:rsidP="006B2146">
                            <w:pPr>
                              <w:rPr>
                                <w:rFonts w:eastAsia="Calibri"/>
                                <w:color w:val="000000"/>
                                <w:kern w:val="24"/>
                                <w:szCs w:val="18"/>
                              </w:rPr>
                            </w:pPr>
                            <w:r w:rsidRPr="00994F22">
                              <w:rPr>
                                <w:rFonts w:eastAsia="Calibri"/>
                                <w:noProof/>
                                <w:color w:val="000000"/>
                                <w:kern w:val="24"/>
                                <w:szCs w:val="18"/>
                              </w:rPr>
                              <w:drawing>
                                <wp:inline distT="0" distB="0" distL="0" distR="0" wp14:anchorId="721A0A88" wp14:editId="6C12F61E">
                                  <wp:extent cx="2842260" cy="183070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D216055" w14:textId="77777777" w:rsidR="006B2146" w:rsidRDefault="006B2146" w:rsidP="006B2146">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74797212" w14:textId="77777777" w:rsidR="006B2146" w:rsidRDefault="006B2146" w:rsidP="006B2146">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2AAAA82" id="_x0000_s1030" type="#_x0000_t202" style="position:absolute;margin-left:264.05pt;margin-top:50.9pt;width:238.9pt;height:175.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D6FQIAACcEAAAOAAAAZHJzL2Uyb0RvYy54bWysU9tu2zAMfR+wfxD0vthxnK4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">
                <v:textbox>
                  <w:txbxContent>
                    <w:p w14:paraId="0930B877" w14:textId="77777777" w:rsidR="006B2146" w:rsidRDefault="006B2146" w:rsidP="006B2146">
                      <w:pPr>
                        <w:rPr>
                          <w:rFonts w:eastAsia="Calibri"/>
                          <w:color w:val="000000"/>
                          <w:kern w:val="24"/>
                          <w:szCs w:val="18"/>
                        </w:rPr>
                      </w:pPr>
                      <w:r w:rsidRPr="00994F22">
                        <w:rPr>
                          <w:rFonts w:eastAsia="Calibri"/>
                          <w:noProof/>
                          <w:color w:val="000000"/>
                          <w:kern w:val="24"/>
                          <w:szCs w:val="18"/>
                        </w:rPr>
                        <w:drawing>
                          <wp:inline distT="0" distB="0" distL="0" distR="0" wp14:anchorId="721A0A88" wp14:editId="6C12F61E">
                            <wp:extent cx="2842260" cy="183070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2D216055" w14:textId="77777777" w:rsidR="006B2146" w:rsidRDefault="006B2146" w:rsidP="006B2146">
                      <w:pPr>
                        <w:rPr>
                          <w:rFonts w:eastAsia="Calibri"/>
                          <w:color w:val="000000"/>
                          <w:kern w:val="24"/>
                          <w:sz w:val="16"/>
                          <w:szCs w:val="16"/>
                        </w:rPr>
                      </w:pPr>
                      <w:r>
                        <w:rPr>
                          <w:rFonts w:eastAsia="Calibri"/>
                          <w:color w:val="000000"/>
                          <w:kern w:val="24"/>
                          <w:sz w:val="16"/>
                          <w:szCs w:val="16"/>
                        </w:rPr>
                        <w:t>Fig 5. The violin plot of ICAM2 and ITGB2 gene expression value in each cell type.</w:t>
                      </w:r>
                    </w:p>
                    <w:p w14:paraId="74797212" w14:textId="77777777" w:rsidR="006B2146" w:rsidRDefault="006B2146" w:rsidP="006B2146">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Pr="002B0C0F">
        <w:rPr>
          <w:lang w:eastAsia="zh-CN"/>
        </w:rPr>
        <mc:AlternateContent>
          <mc:Choice Requires="wps">
            <w:drawing>
              <wp:anchor distT="0" distB="0" distL="114300" distR="114300" simplePos="0" relativeHeight="251611648" behindDoc="0" locked="0" layoutInCell="1" allowOverlap="1" wp14:anchorId="24928804" wp14:editId="65DF0E00">
                <wp:simplePos x="0" y="0"/>
                <wp:positionH relativeFrom="column">
                  <wp:posOffset>-190500</wp:posOffset>
                </wp:positionH>
                <wp:positionV relativeFrom="paragraph">
                  <wp:posOffset>290830</wp:posOffset>
                </wp:positionV>
                <wp:extent cx="3036570" cy="2929890"/>
                <wp:effectExtent l="0" t="0" r="11430" b="228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29890"/>
                        </a:xfrm>
                        <a:prstGeom prst="rect">
                          <a:avLst/>
                        </a:prstGeom>
                        <a:solidFill>
                          <a:srgbClr val="FFFFFF"/>
                        </a:solidFill>
                        <a:ln w="9525">
                          <a:solidFill>
                            <a:srgbClr val="000000"/>
                          </a:solidFill>
                          <a:miter lim="800000"/>
                          <a:headEnd/>
                          <a:tailEnd/>
                        </a:ln>
                      </wps:spPr>
                      <wps:txbx>
                        <w:txbxContent>
                          <w:p w14:paraId="526F320E" w14:textId="77777777" w:rsidR="006B2146" w:rsidRDefault="006B2146" w:rsidP="006B2146">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4A840679" wp14:editId="45F92873">
                                  <wp:extent cx="2552132" cy="2420713"/>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0EE035FE"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4928804" id="_x0000_s1031" type="#_x0000_t202" style="position:absolute;margin-left:-15pt;margin-top:22.9pt;width:239.1pt;height:230.7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">
                <v:textbox>
                  <w:txbxContent>
                    <w:p w14:paraId="526F320E" w14:textId="77777777" w:rsidR="006B2146" w:rsidRDefault="006B2146" w:rsidP="006B2146">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4A840679" wp14:editId="45F92873">
                            <wp:extent cx="2552132" cy="2420713"/>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4058" t="14564" r="12353" b="15637"/>
                                    <a:stretch/>
                                  </pic:blipFill>
                                  <pic:spPr bwMode="auto">
                                    <a:xfrm>
                                      <a:off x="0" y="0"/>
                                      <a:ext cx="2565572" cy="2433461"/>
                                    </a:xfrm>
                                    <a:prstGeom prst="rect">
                                      <a:avLst/>
                                    </a:prstGeom>
                                    <a:noFill/>
                                    <a:ln>
                                      <a:noFill/>
                                    </a:ln>
                                    <a:extLst>
                                      <a:ext uri="{53640926-AAD7-44D8-BBD7-CCE9431645EC}">
                                        <a14:shadowObscured xmlns:a14="http://schemas.microsoft.com/office/drawing/2010/main"/>
                                      </a:ext>
                                    </a:extLst>
                                  </pic:spPr>
                                </pic:pic>
                              </a:graphicData>
                            </a:graphic>
                          </wp:inline>
                        </w:drawing>
                      </w:r>
                    </w:p>
                    <w:p w14:paraId="0EE035FE" w14:textId="77777777" w:rsidR="006B2146" w:rsidRPr="009B3DD3" w:rsidRDefault="006B2146" w:rsidP="006B2146">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v:textbox>
                <w10:wrap type="square"/>
              </v:shape>
            </w:pict>
          </mc:Fallback>
        </mc:AlternateContent>
      </w:r>
    </w:p>
    <w:p w14:paraId="61C30D2F" w14:textId="7055C10C" w:rsidR="006B2146" w:rsidRPr="002B0C0F" w:rsidRDefault="006B2146" w:rsidP="002B0C0F">
      <w:pPr>
        <w:pStyle w:val="AbsHead"/>
      </w:pPr>
      <w:r w:rsidRPr="002B0C0F">
        <mc:AlternateContent>
          <mc:Choice Requires="wps">
            <w:drawing>
              <wp:anchor distT="45720" distB="45720" distL="114300" distR="114300" simplePos="0" relativeHeight="251649536" behindDoc="0" locked="0" layoutInCell="1" allowOverlap="1" wp14:anchorId="13ED0AD0" wp14:editId="39290C2A">
                <wp:simplePos x="0" y="0"/>
                <wp:positionH relativeFrom="column">
                  <wp:posOffset>3345815</wp:posOffset>
                </wp:positionH>
                <wp:positionV relativeFrom="paragraph">
                  <wp:posOffset>3071495</wp:posOffset>
                </wp:positionV>
                <wp:extent cx="3034030" cy="2098040"/>
                <wp:effectExtent l="0" t="0" r="13970"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098040"/>
                        </a:xfrm>
                        <a:prstGeom prst="rect">
                          <a:avLst/>
                        </a:prstGeom>
                        <a:solidFill>
                          <a:srgbClr val="FFFFFF"/>
                        </a:solidFill>
                        <a:ln w="9525">
                          <a:solidFill>
                            <a:srgbClr val="000000"/>
                          </a:solidFill>
                          <a:miter lim="800000"/>
                          <a:headEnd/>
                          <a:tailEnd/>
                        </a:ln>
                      </wps:spPr>
                      <wps:txbx>
                        <w:txbxContent>
                          <w:p w14:paraId="2E78E0B3" w14:textId="77777777" w:rsidR="006B2146" w:rsidRDefault="006B2146" w:rsidP="006B2146">
                            <w:r w:rsidRPr="00994F22">
                              <w:rPr>
                                <w:noProof/>
                              </w:rPr>
                              <w:drawing>
                                <wp:inline distT="0" distB="0" distL="0" distR="0" wp14:anchorId="2C4950E2" wp14:editId="13B0B895">
                                  <wp:extent cx="2776855" cy="1689100"/>
                                  <wp:effectExtent l="0" t="0" r="4445" b="6350"/>
                                  <wp:docPr id="200" name="Picture 200">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6E50F9FB" w14:textId="77777777" w:rsidR="006B2146" w:rsidRDefault="006B2146" w:rsidP="006B2146">
                            <w:pPr>
                              <w:rPr>
                                <w:rFonts w:eastAsia="Calibri"/>
                                <w:color w:val="000000"/>
                                <w:kern w:val="24"/>
                                <w:sz w:val="16"/>
                                <w:szCs w:val="16"/>
                              </w:rPr>
                            </w:pPr>
                            <w:r>
                              <w:rPr>
                                <w:rFonts w:eastAsia="Calibri"/>
                                <w:color w:val="000000"/>
                                <w:kern w:val="24"/>
                                <w:sz w:val="16"/>
                                <w:szCs w:val="16"/>
                              </w:rPr>
                              <w:t>Fig 6. The violin plot of VEGFA and KDR gene expression value in each cell type.</w:t>
                            </w:r>
                          </w:p>
                          <w:p w14:paraId="339312E9" w14:textId="77777777" w:rsidR="006B2146" w:rsidRDefault="006B2146" w:rsidP="006B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D0AD0" id="_x0000_s1032" type="#_x0000_t202" style="position:absolute;margin-left:263.45pt;margin-top:241.85pt;width:238.9pt;height:165.2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">
                <v:textbox>
                  <w:txbxContent>
                    <w:p w14:paraId="2E78E0B3" w14:textId="77777777" w:rsidR="006B2146" w:rsidRDefault="006B2146" w:rsidP="006B2146">
                      <w:r w:rsidRPr="00994F22">
                        <w:rPr>
                          <w:noProof/>
                        </w:rPr>
                        <w:drawing>
                          <wp:inline distT="0" distB="0" distL="0" distR="0" wp14:anchorId="2C4950E2" wp14:editId="13B0B895">
                            <wp:extent cx="2776855" cy="1689100"/>
                            <wp:effectExtent l="0" t="0" r="4445" b="6350"/>
                            <wp:docPr id="200" name="Picture 200">
                              <a:extLst xmlns:a="http://schemas.openxmlformats.org/drawingml/2006/main">
                                <a:ext uri="{FF2B5EF4-FFF2-40B4-BE49-F238E27FC236}">
                                  <a16:creationId xmlns:a16="http://schemas.microsoft.com/office/drawing/2014/main" id="{1BDA0229-77DF-9748-6477-8A07540B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DA0229-77DF-9748-6477-8A07540B9A89}"/>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855" cy="1689100"/>
                                    </a:xfrm>
                                    <a:prstGeom prst="rect">
                                      <a:avLst/>
                                    </a:prstGeom>
                                    <a:noFill/>
                                    <a:ln>
                                      <a:noFill/>
                                    </a:ln>
                                  </pic:spPr>
                                </pic:pic>
                              </a:graphicData>
                            </a:graphic>
                          </wp:inline>
                        </w:drawing>
                      </w:r>
                    </w:p>
                    <w:p w14:paraId="6E50F9FB" w14:textId="77777777" w:rsidR="006B2146" w:rsidRDefault="006B2146" w:rsidP="006B2146">
                      <w:pPr>
                        <w:rPr>
                          <w:rFonts w:eastAsia="Calibri"/>
                          <w:color w:val="000000"/>
                          <w:kern w:val="24"/>
                          <w:sz w:val="16"/>
                          <w:szCs w:val="16"/>
                        </w:rPr>
                      </w:pPr>
                      <w:r>
                        <w:rPr>
                          <w:rFonts w:eastAsia="Calibri"/>
                          <w:color w:val="000000"/>
                          <w:kern w:val="24"/>
                          <w:sz w:val="16"/>
                          <w:szCs w:val="16"/>
                        </w:rPr>
                        <w:t>Fig 6. The violin plot of VEGFA and KDR gene expression value in each cell type.</w:t>
                      </w:r>
                    </w:p>
                    <w:p w14:paraId="339312E9" w14:textId="77777777" w:rsidR="006B2146" w:rsidRDefault="006B2146" w:rsidP="006B2146"/>
                  </w:txbxContent>
                </v:textbox>
                <w10:wrap type="square"/>
              </v:shape>
            </w:pict>
          </mc:Fallback>
        </mc:AlternateContent>
      </w:r>
    </w:p>
    <w:p w14:paraId="5C393D95" w14:textId="6C3FF3D5" w:rsidR="006B2146" w:rsidRPr="002B0C0F" w:rsidRDefault="006B2146" w:rsidP="002B0C0F">
      <w:pPr>
        <w:pStyle w:val="AbsHead"/>
      </w:pPr>
    </w:p>
    <w:p w14:paraId="5F3C4745" w14:textId="6D80B822" w:rsidR="006B2146" w:rsidRPr="002B0C0F" w:rsidRDefault="006B2146" w:rsidP="002B0C0F">
      <w:pPr>
        <w:pStyle w:val="AbsHead"/>
      </w:pPr>
    </w:p>
    <w:p w14:paraId="27157B71" w14:textId="4DFE180E" w:rsidR="006B2146" w:rsidRPr="002B0C0F" w:rsidRDefault="006B2146" w:rsidP="002B0C0F">
      <w:pPr>
        <w:pStyle w:val="AbsHead"/>
      </w:pPr>
    </w:p>
    <w:p w14:paraId="2E85F839" w14:textId="723EDAD2" w:rsidR="006B2146" w:rsidRPr="002B0C0F" w:rsidRDefault="006B2146" w:rsidP="002B0C0F">
      <w:pPr>
        <w:pStyle w:val="AbsHead"/>
      </w:pPr>
    </w:p>
    <w:p w14:paraId="113E4FA1" w14:textId="77777777" w:rsidR="006B2146" w:rsidRPr="002B0C0F" w:rsidRDefault="006B2146" w:rsidP="002B0C0F">
      <w:pPr>
        <w:pStyle w:val="AbsHead"/>
      </w:pPr>
    </w:p>
    <w:p w14:paraId="68B393F4" w14:textId="4233F06C" w:rsidR="006B2146" w:rsidRPr="002B0C0F" w:rsidRDefault="006B2146" w:rsidP="002B0C0F">
      <w:pPr>
        <w:pStyle w:val="AbsHead"/>
      </w:pPr>
    </w:p>
    <w:p w14:paraId="5D9B2BF6" w14:textId="1C4A5D7D" w:rsidR="00456A0D" w:rsidRPr="002B0C0F" w:rsidRDefault="00456A0D" w:rsidP="002B0C0F">
      <w:pPr>
        <w:pStyle w:val="AbsHead"/>
      </w:pPr>
    </w:p>
    <w:p w14:paraId="6BF152B5" w14:textId="23FEE2D7" w:rsidR="00456A0D" w:rsidRPr="002B0C0F" w:rsidRDefault="00456A0D" w:rsidP="002B0C0F">
      <w:pPr>
        <w:pStyle w:val="AbsHead"/>
      </w:pPr>
    </w:p>
    <w:p w14:paraId="045119F7" w14:textId="365DD3A0" w:rsidR="00456A0D" w:rsidRPr="002B0C0F" w:rsidRDefault="00456A0D" w:rsidP="002B0C0F">
      <w:pPr>
        <w:pStyle w:val="AbsHead"/>
      </w:pPr>
    </w:p>
    <w:p w14:paraId="488C721F" w14:textId="4F02F6AA" w:rsidR="00456A0D" w:rsidRPr="002B0C0F" w:rsidRDefault="00456A0D" w:rsidP="002B0C0F">
      <w:pPr>
        <w:pStyle w:val="AbsHead"/>
      </w:pPr>
    </w:p>
    <w:p w14:paraId="3FBDA4B6" w14:textId="6964A27F" w:rsidR="00456A0D" w:rsidRPr="002B0C0F" w:rsidRDefault="00456A0D" w:rsidP="002B0C0F">
      <w:pPr>
        <w:pStyle w:val="AbsHead"/>
      </w:pPr>
    </w:p>
    <w:p w14:paraId="54BACDCF" w14:textId="1D7658B7" w:rsidR="00456A0D" w:rsidRPr="002B0C0F" w:rsidRDefault="00456A0D" w:rsidP="002B0C0F">
      <w:pPr>
        <w:pStyle w:val="AbsHead"/>
      </w:pPr>
    </w:p>
    <w:p w14:paraId="60362824" w14:textId="18AEC7BE" w:rsidR="00456A0D" w:rsidRPr="002B0C0F" w:rsidRDefault="00456A0D" w:rsidP="002B0C0F">
      <w:pPr>
        <w:pStyle w:val="AbsHead"/>
      </w:pPr>
    </w:p>
    <w:p w14:paraId="043195A0" w14:textId="7D45C72E" w:rsidR="00456A0D" w:rsidRPr="002B0C0F" w:rsidRDefault="00456A0D" w:rsidP="002B0C0F">
      <w:pPr>
        <w:pStyle w:val="AbsHead"/>
      </w:pPr>
    </w:p>
    <w:p w14:paraId="78F7286B" w14:textId="3CD682B0" w:rsidR="00456A0D" w:rsidRPr="002B0C0F" w:rsidRDefault="00456A0D" w:rsidP="002B0C0F">
      <w:pPr>
        <w:pStyle w:val="AbsHead"/>
      </w:pPr>
    </w:p>
    <w:p w14:paraId="0C60707C" w14:textId="6AC7F0A7" w:rsidR="00456A0D" w:rsidRPr="002B0C0F" w:rsidRDefault="00456A0D" w:rsidP="002B0C0F">
      <w:pPr>
        <w:pStyle w:val="AbsHead"/>
      </w:pPr>
    </w:p>
    <w:p w14:paraId="13682BEF" w14:textId="1E6A2DA4" w:rsidR="00456A0D" w:rsidRPr="002B0C0F" w:rsidRDefault="00456A0D" w:rsidP="002B0C0F">
      <w:pPr>
        <w:pStyle w:val="AbsHead"/>
      </w:pPr>
    </w:p>
    <w:p w14:paraId="6A65C0CC" w14:textId="5CA2323E" w:rsidR="00456A0D" w:rsidRPr="002B0C0F" w:rsidRDefault="00456A0D" w:rsidP="002B0C0F">
      <w:pPr>
        <w:pStyle w:val="AbsHead"/>
      </w:pPr>
    </w:p>
    <w:p w14:paraId="556E5016" w14:textId="0403347D" w:rsidR="00456A0D" w:rsidRPr="002B0C0F" w:rsidRDefault="00456A0D" w:rsidP="002B0C0F">
      <w:pPr>
        <w:pStyle w:val="AbsHead"/>
      </w:pPr>
    </w:p>
    <w:p w14:paraId="0A014062" w14:textId="6D0FA014" w:rsidR="00456A0D" w:rsidRPr="002B0C0F" w:rsidRDefault="00456A0D" w:rsidP="002B0C0F">
      <w:pPr>
        <w:pStyle w:val="AbsHead"/>
      </w:pPr>
    </w:p>
    <w:p w14:paraId="0B7D0D1D" w14:textId="576CD019" w:rsidR="00456A0D" w:rsidRPr="002B0C0F" w:rsidRDefault="00456A0D" w:rsidP="002B0C0F">
      <w:pPr>
        <w:pStyle w:val="AbsHead"/>
      </w:pPr>
    </w:p>
    <w:p w14:paraId="047842A0" w14:textId="14A0AB0D" w:rsidR="00456A0D" w:rsidRPr="002B0C0F" w:rsidRDefault="00456A0D" w:rsidP="002B0C0F">
      <w:pPr>
        <w:pStyle w:val="AbsHead"/>
      </w:pPr>
    </w:p>
    <w:p w14:paraId="72CECAAA" w14:textId="0241DDC3" w:rsidR="00456A0D" w:rsidRPr="002B0C0F" w:rsidRDefault="00456A0D" w:rsidP="002B0C0F">
      <w:pPr>
        <w:pStyle w:val="AbsHead"/>
      </w:pPr>
    </w:p>
    <w:p w14:paraId="33E53B03" w14:textId="7C15AC45" w:rsidR="00456A0D" w:rsidRPr="002B0C0F" w:rsidRDefault="00456A0D" w:rsidP="002B0C0F">
      <w:pPr>
        <w:pStyle w:val="AbsHead"/>
      </w:pPr>
    </w:p>
    <w:p w14:paraId="667EBD2A" w14:textId="272BD5E4" w:rsidR="00456A0D" w:rsidRPr="002B0C0F" w:rsidRDefault="00456A0D" w:rsidP="002B0C0F">
      <w:pPr>
        <w:pStyle w:val="AbsHead"/>
      </w:pPr>
    </w:p>
    <w:p w14:paraId="57B9594E" w14:textId="7CA3D821" w:rsidR="00456A0D" w:rsidRPr="002B0C0F" w:rsidRDefault="00456A0D" w:rsidP="002B0C0F">
      <w:pPr>
        <w:pStyle w:val="AbsHead"/>
      </w:pPr>
    </w:p>
    <w:p w14:paraId="34A75F2D" w14:textId="13FB1E7D" w:rsidR="00456A0D" w:rsidRPr="002B0C0F" w:rsidRDefault="00456A0D" w:rsidP="002B0C0F">
      <w:pPr>
        <w:pStyle w:val="AbsHead"/>
      </w:pPr>
    </w:p>
    <w:p w14:paraId="23CD4C6C" w14:textId="15F988C1" w:rsidR="00456A0D" w:rsidRPr="002B0C0F" w:rsidRDefault="00456A0D" w:rsidP="002B0C0F">
      <w:pPr>
        <w:pStyle w:val="AbsHead"/>
      </w:pPr>
    </w:p>
    <w:p w14:paraId="21000C76" w14:textId="19EAD520" w:rsidR="00456A0D" w:rsidRPr="002B0C0F" w:rsidRDefault="00456A0D" w:rsidP="002B0C0F">
      <w:pPr>
        <w:pStyle w:val="AbsHead"/>
      </w:pPr>
    </w:p>
    <w:p w14:paraId="60FEE053" w14:textId="2CF0B6BB" w:rsidR="00456A0D" w:rsidRPr="002B0C0F" w:rsidRDefault="00456A0D" w:rsidP="002B0C0F">
      <w:pPr>
        <w:pStyle w:val="AbsHead"/>
      </w:pPr>
    </w:p>
    <w:p w14:paraId="299EF0F6" w14:textId="518EDCB7" w:rsidR="00456A0D" w:rsidRPr="002B0C0F" w:rsidRDefault="00456A0D" w:rsidP="002B0C0F">
      <w:pPr>
        <w:pStyle w:val="AbsHead"/>
      </w:pPr>
    </w:p>
    <w:p w14:paraId="70B64007" w14:textId="1AC34DCC" w:rsidR="00456A0D" w:rsidRPr="002B0C0F" w:rsidRDefault="00456A0D" w:rsidP="002B0C0F">
      <w:pPr>
        <w:pStyle w:val="AbsHead"/>
      </w:pPr>
    </w:p>
    <w:p w14:paraId="518C4B52" w14:textId="60D35BB6" w:rsidR="00456A0D" w:rsidRPr="002B0C0F" w:rsidRDefault="00456A0D" w:rsidP="002B0C0F">
      <w:pPr>
        <w:pStyle w:val="AbsHead"/>
      </w:pPr>
    </w:p>
    <w:p w14:paraId="41D2C00F" w14:textId="4D1EE700" w:rsidR="00456A0D" w:rsidRPr="002B0C0F" w:rsidRDefault="00456A0D" w:rsidP="002B0C0F">
      <w:pPr>
        <w:pStyle w:val="AbsHead"/>
      </w:pPr>
    </w:p>
    <w:p w14:paraId="3590C5E4" w14:textId="0E047BF8" w:rsidR="00456A0D" w:rsidRPr="002B0C0F" w:rsidRDefault="00456A0D" w:rsidP="002B0C0F">
      <w:pPr>
        <w:pStyle w:val="AbsHead"/>
      </w:pPr>
    </w:p>
    <w:p w14:paraId="5D149F26" w14:textId="7B2A6EA3" w:rsidR="00456A0D" w:rsidRPr="002B0C0F" w:rsidRDefault="00456A0D" w:rsidP="002B0C0F">
      <w:pPr>
        <w:pStyle w:val="AbsHead"/>
      </w:pPr>
    </w:p>
    <w:p w14:paraId="25E34A65" w14:textId="1BA9BCD1" w:rsidR="00456A0D" w:rsidRPr="002B0C0F" w:rsidRDefault="00456A0D" w:rsidP="002B0C0F">
      <w:pPr>
        <w:pStyle w:val="AbsHead"/>
      </w:pPr>
    </w:p>
    <w:p w14:paraId="59BD5346" w14:textId="592B9599" w:rsidR="00456A0D" w:rsidRPr="002B0C0F" w:rsidRDefault="00456A0D" w:rsidP="002B0C0F">
      <w:pPr>
        <w:pStyle w:val="AbsHead"/>
      </w:pPr>
    </w:p>
    <w:p w14:paraId="144BD904" w14:textId="28D414E2" w:rsidR="00456A0D" w:rsidRPr="002B0C0F" w:rsidRDefault="00456A0D" w:rsidP="002B0C0F">
      <w:pPr>
        <w:pStyle w:val="AbsHead"/>
      </w:pPr>
      <w:r w:rsidRPr="002B0C0F">
        <mc:AlternateContent>
          <mc:Choice Requires="wps">
            <w:drawing>
              <wp:anchor distT="45720" distB="45720" distL="114300" distR="114300" simplePos="0" relativeHeight="251667968" behindDoc="0" locked="0" layoutInCell="1" allowOverlap="1" wp14:anchorId="22F4B064" wp14:editId="76C46BE4">
                <wp:simplePos x="0" y="0"/>
                <wp:positionH relativeFrom="column">
                  <wp:posOffset>0</wp:posOffset>
                </wp:positionH>
                <wp:positionV relativeFrom="paragraph">
                  <wp:posOffset>226695</wp:posOffset>
                </wp:positionV>
                <wp:extent cx="3118485" cy="8064500"/>
                <wp:effectExtent l="0" t="0" r="2476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8064500"/>
                        </a:xfrm>
                        <a:prstGeom prst="rect">
                          <a:avLst/>
                        </a:prstGeom>
                        <a:solidFill>
                          <a:srgbClr val="FFFFFF"/>
                        </a:solidFill>
                        <a:ln w="9525">
                          <a:solidFill>
                            <a:srgbClr val="000000"/>
                          </a:solidFill>
                          <a:miter lim="800000"/>
                          <a:headEnd/>
                          <a:tailEnd/>
                        </a:ln>
                      </wps:spPr>
                      <wps:txb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456A0D" w:rsidRPr="00CC78A8" w14:paraId="77CF5561" w14:textId="77777777" w:rsidTr="000F43FF">
                              <w:trPr>
                                <w:trHeight w:val="121"/>
                              </w:trPr>
                              <w:tc>
                                <w:tcPr>
                                  <w:tcW w:w="512" w:type="dxa"/>
                                  <w:shd w:val="clear" w:color="auto" w:fill="auto"/>
                                  <w:noWrap/>
                                  <w:vAlign w:val="bottom"/>
                                  <w:hideMark/>
                                </w:tcPr>
                                <w:p w14:paraId="5C6AB4EB"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04AB9279"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451EE7C0"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4DAD88A4"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155FD7E5"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18EA1747"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678BC346" w14:textId="77777777" w:rsidR="00456A0D" w:rsidRPr="00CC78A8" w:rsidRDefault="00456A0D" w:rsidP="00CC78A8">
                                  <w:pPr>
                                    <w:spacing w:line="240" w:lineRule="auto"/>
                                    <w:jc w:val="left"/>
                                    <w:rPr>
                                      <w:rFonts w:ascii="Calibri" w:hAnsi="Calibri" w:cs="Calibri"/>
                                      <w:b/>
                                      <w:bCs/>
                                      <w:color w:val="000000"/>
                                      <w:sz w:val="16"/>
                                      <w:szCs w:val="16"/>
                                    </w:rPr>
                                  </w:pPr>
                                  <w:proofErr w:type="spellStart"/>
                                  <w:r w:rsidRPr="00CC78A8">
                                    <w:rPr>
                                      <w:rFonts w:ascii="Calibri" w:hAnsi="Calibri" w:cs="Calibri"/>
                                      <w:b/>
                                      <w:bCs/>
                                      <w:color w:val="000000"/>
                                      <w:sz w:val="16"/>
                                      <w:szCs w:val="16"/>
                                    </w:rPr>
                                    <w:t>pval</w:t>
                                  </w:r>
                                  <w:proofErr w:type="spellEnd"/>
                                </w:p>
                              </w:tc>
                            </w:tr>
                            <w:tr w:rsidR="00456A0D" w:rsidRPr="00CC78A8" w14:paraId="34CAA849" w14:textId="77777777" w:rsidTr="000F43FF">
                              <w:trPr>
                                <w:trHeight w:val="94"/>
                              </w:trPr>
                              <w:tc>
                                <w:tcPr>
                                  <w:tcW w:w="512" w:type="dxa"/>
                                  <w:shd w:val="clear" w:color="auto" w:fill="auto"/>
                                  <w:noWrap/>
                                  <w:vAlign w:val="bottom"/>
                                  <w:hideMark/>
                                </w:tcPr>
                                <w:p w14:paraId="680B5B3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6B7BC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1D994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332DFE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68EE4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32CF6D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ACDDE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E5069B8" w14:textId="77777777" w:rsidTr="000F43FF">
                              <w:trPr>
                                <w:trHeight w:val="76"/>
                              </w:trPr>
                              <w:tc>
                                <w:tcPr>
                                  <w:tcW w:w="512" w:type="dxa"/>
                                  <w:shd w:val="clear" w:color="auto" w:fill="auto"/>
                                  <w:noWrap/>
                                  <w:vAlign w:val="bottom"/>
                                  <w:hideMark/>
                                </w:tcPr>
                                <w:p w14:paraId="5DA6D4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43441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3BBA1F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10404D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0DE1758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1D65D8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672E17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1D5B02" w14:textId="77777777" w:rsidTr="000F43FF">
                              <w:trPr>
                                <w:trHeight w:val="139"/>
                              </w:trPr>
                              <w:tc>
                                <w:tcPr>
                                  <w:tcW w:w="512" w:type="dxa"/>
                                  <w:shd w:val="clear" w:color="auto" w:fill="auto"/>
                                  <w:noWrap/>
                                  <w:vAlign w:val="bottom"/>
                                  <w:hideMark/>
                                </w:tcPr>
                                <w:p w14:paraId="1DF4B8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053D56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2DFB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6E1FC4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53CF99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E3A76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E6823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5143E2F" w14:textId="77777777" w:rsidTr="000F43FF">
                              <w:trPr>
                                <w:trHeight w:val="166"/>
                              </w:trPr>
                              <w:tc>
                                <w:tcPr>
                                  <w:tcW w:w="512" w:type="dxa"/>
                                  <w:shd w:val="clear" w:color="auto" w:fill="auto"/>
                                  <w:noWrap/>
                                  <w:vAlign w:val="bottom"/>
                                  <w:hideMark/>
                                </w:tcPr>
                                <w:p w14:paraId="2A3920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CB250E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D6E8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42AD67D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1174C6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47E9FC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92495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AA8E26F" w14:textId="77777777" w:rsidTr="000F43FF">
                              <w:trPr>
                                <w:trHeight w:val="56"/>
                              </w:trPr>
                              <w:tc>
                                <w:tcPr>
                                  <w:tcW w:w="512" w:type="dxa"/>
                                  <w:shd w:val="clear" w:color="auto" w:fill="auto"/>
                                  <w:noWrap/>
                                  <w:vAlign w:val="bottom"/>
                                  <w:hideMark/>
                                </w:tcPr>
                                <w:p w14:paraId="54A278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7E64D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480D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3C3545E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62C8AE8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47DD311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BB004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AB04922" w14:textId="77777777" w:rsidTr="000F43FF">
                              <w:trPr>
                                <w:trHeight w:val="103"/>
                              </w:trPr>
                              <w:tc>
                                <w:tcPr>
                                  <w:tcW w:w="512" w:type="dxa"/>
                                  <w:shd w:val="clear" w:color="auto" w:fill="auto"/>
                                  <w:noWrap/>
                                  <w:vAlign w:val="bottom"/>
                                  <w:hideMark/>
                                </w:tcPr>
                                <w:p w14:paraId="3C03B0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4A6CC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3E0A20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2599D2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193EE3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CA8F3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88969E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85D724E" w14:textId="77777777" w:rsidTr="000F43FF">
                              <w:trPr>
                                <w:trHeight w:val="56"/>
                              </w:trPr>
                              <w:tc>
                                <w:tcPr>
                                  <w:tcW w:w="512" w:type="dxa"/>
                                  <w:shd w:val="clear" w:color="auto" w:fill="auto"/>
                                  <w:noWrap/>
                                  <w:vAlign w:val="bottom"/>
                                  <w:hideMark/>
                                </w:tcPr>
                                <w:p w14:paraId="07F2A0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2033D3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15039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0DAB774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060BF8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436C31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3E80D93"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D45A6A" w14:textId="77777777" w:rsidTr="000F43FF">
                              <w:trPr>
                                <w:trHeight w:val="56"/>
                              </w:trPr>
                              <w:tc>
                                <w:tcPr>
                                  <w:tcW w:w="512" w:type="dxa"/>
                                  <w:shd w:val="clear" w:color="auto" w:fill="auto"/>
                                  <w:noWrap/>
                                  <w:vAlign w:val="bottom"/>
                                  <w:hideMark/>
                                </w:tcPr>
                                <w:p w14:paraId="43F6F3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3D9F5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BB8B2B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47ADC5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7086DB2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091CF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4E03EC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5EFAE05" w14:textId="77777777" w:rsidTr="000F43FF">
                              <w:trPr>
                                <w:trHeight w:val="130"/>
                              </w:trPr>
                              <w:tc>
                                <w:tcPr>
                                  <w:tcW w:w="512" w:type="dxa"/>
                                  <w:shd w:val="clear" w:color="auto" w:fill="auto"/>
                                  <w:noWrap/>
                                  <w:vAlign w:val="bottom"/>
                                  <w:hideMark/>
                                </w:tcPr>
                                <w:p w14:paraId="429D73E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D73D4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FA98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34E01A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145F75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2D31D0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B17AA5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6CFF319" w14:textId="77777777" w:rsidTr="000F43FF">
                              <w:trPr>
                                <w:trHeight w:val="56"/>
                              </w:trPr>
                              <w:tc>
                                <w:tcPr>
                                  <w:tcW w:w="512" w:type="dxa"/>
                                  <w:shd w:val="clear" w:color="auto" w:fill="auto"/>
                                  <w:noWrap/>
                                  <w:vAlign w:val="bottom"/>
                                  <w:hideMark/>
                                </w:tcPr>
                                <w:p w14:paraId="56F3AF9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5DA3E9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43096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070D73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2A055C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2ACAB7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DF18D8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4EF8013" w14:textId="77777777" w:rsidTr="000F43FF">
                              <w:trPr>
                                <w:trHeight w:val="56"/>
                              </w:trPr>
                              <w:tc>
                                <w:tcPr>
                                  <w:tcW w:w="512" w:type="dxa"/>
                                  <w:shd w:val="clear" w:color="auto" w:fill="auto"/>
                                  <w:noWrap/>
                                  <w:vAlign w:val="bottom"/>
                                  <w:hideMark/>
                                </w:tcPr>
                                <w:p w14:paraId="22ADEB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5349E4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EA9FFF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6ACE44B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062FA02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6C1F2F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6501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52D3C33" w14:textId="77777777" w:rsidTr="000F43FF">
                              <w:trPr>
                                <w:trHeight w:val="56"/>
                              </w:trPr>
                              <w:tc>
                                <w:tcPr>
                                  <w:tcW w:w="512" w:type="dxa"/>
                                  <w:shd w:val="clear" w:color="auto" w:fill="auto"/>
                                  <w:noWrap/>
                                  <w:vAlign w:val="bottom"/>
                                  <w:hideMark/>
                                </w:tcPr>
                                <w:p w14:paraId="03112CF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4F71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75FD07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1CDA0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189ADE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085E53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5B7BF29"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A9A22F3" w14:textId="77777777" w:rsidTr="000F43FF">
                              <w:trPr>
                                <w:trHeight w:val="56"/>
                              </w:trPr>
                              <w:tc>
                                <w:tcPr>
                                  <w:tcW w:w="512" w:type="dxa"/>
                                  <w:shd w:val="clear" w:color="auto" w:fill="auto"/>
                                  <w:noWrap/>
                                  <w:vAlign w:val="bottom"/>
                                  <w:hideMark/>
                                </w:tcPr>
                                <w:p w14:paraId="036B1BC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F14DA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E060E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696E41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45CC8F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3BA46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C24CB5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B39565" w14:textId="77777777" w:rsidTr="000F43FF">
                              <w:trPr>
                                <w:trHeight w:val="76"/>
                              </w:trPr>
                              <w:tc>
                                <w:tcPr>
                                  <w:tcW w:w="512" w:type="dxa"/>
                                  <w:shd w:val="clear" w:color="auto" w:fill="auto"/>
                                  <w:noWrap/>
                                  <w:vAlign w:val="bottom"/>
                                  <w:hideMark/>
                                </w:tcPr>
                                <w:p w14:paraId="263B834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28A4D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649C39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46E099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7149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620DCE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6AF21E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CBDFF1B" w14:textId="77777777" w:rsidTr="000F43FF">
                              <w:trPr>
                                <w:trHeight w:val="56"/>
                              </w:trPr>
                              <w:tc>
                                <w:tcPr>
                                  <w:tcW w:w="512" w:type="dxa"/>
                                  <w:shd w:val="clear" w:color="auto" w:fill="auto"/>
                                  <w:noWrap/>
                                  <w:vAlign w:val="bottom"/>
                                  <w:hideMark/>
                                </w:tcPr>
                                <w:p w14:paraId="4F7729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986672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42F26F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3FF5D0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543D6C8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537882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13D03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49285B7" w14:textId="77777777" w:rsidTr="000F43FF">
                              <w:trPr>
                                <w:trHeight w:val="56"/>
                              </w:trPr>
                              <w:tc>
                                <w:tcPr>
                                  <w:tcW w:w="512" w:type="dxa"/>
                                  <w:shd w:val="clear" w:color="auto" w:fill="auto"/>
                                  <w:noWrap/>
                                  <w:vAlign w:val="bottom"/>
                                  <w:hideMark/>
                                </w:tcPr>
                                <w:p w14:paraId="0FF0823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8BFE5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14C4D29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DD0A56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28664E7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7DDE4B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69CB32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0E02E59" w14:textId="77777777" w:rsidTr="000F43FF">
                              <w:trPr>
                                <w:trHeight w:val="56"/>
                              </w:trPr>
                              <w:tc>
                                <w:tcPr>
                                  <w:tcW w:w="512" w:type="dxa"/>
                                  <w:shd w:val="clear" w:color="auto" w:fill="auto"/>
                                  <w:noWrap/>
                                  <w:vAlign w:val="bottom"/>
                                  <w:hideMark/>
                                </w:tcPr>
                                <w:p w14:paraId="54207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BC556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C9D52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1A768B6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50CFB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4BDC5F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04562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BCBB61B" w14:textId="77777777" w:rsidTr="000F43FF">
                              <w:trPr>
                                <w:trHeight w:val="56"/>
                              </w:trPr>
                              <w:tc>
                                <w:tcPr>
                                  <w:tcW w:w="512" w:type="dxa"/>
                                  <w:shd w:val="clear" w:color="auto" w:fill="auto"/>
                                  <w:noWrap/>
                                  <w:vAlign w:val="bottom"/>
                                  <w:hideMark/>
                                </w:tcPr>
                                <w:p w14:paraId="135EFD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E2EEF7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9A465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22D3898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284F90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0F62A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62CB2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0A91AC6" w14:textId="77777777" w:rsidTr="000F43FF">
                              <w:trPr>
                                <w:trHeight w:val="56"/>
                              </w:trPr>
                              <w:tc>
                                <w:tcPr>
                                  <w:tcW w:w="512" w:type="dxa"/>
                                  <w:shd w:val="clear" w:color="auto" w:fill="auto"/>
                                  <w:noWrap/>
                                  <w:vAlign w:val="bottom"/>
                                  <w:hideMark/>
                                </w:tcPr>
                                <w:p w14:paraId="2115D1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D08400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208C97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CA825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69AEE3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56959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5A11B8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BA7F04" w14:textId="77777777" w:rsidTr="000F43FF">
                              <w:trPr>
                                <w:trHeight w:val="56"/>
                              </w:trPr>
                              <w:tc>
                                <w:tcPr>
                                  <w:tcW w:w="512" w:type="dxa"/>
                                  <w:shd w:val="clear" w:color="auto" w:fill="auto"/>
                                  <w:noWrap/>
                                  <w:vAlign w:val="bottom"/>
                                  <w:hideMark/>
                                </w:tcPr>
                                <w:p w14:paraId="227501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DD620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ABA1E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13219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A12CC7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2E3BCD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74485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DC97866" w14:textId="77777777" w:rsidTr="000F43FF">
                              <w:trPr>
                                <w:trHeight w:val="67"/>
                              </w:trPr>
                              <w:tc>
                                <w:tcPr>
                                  <w:tcW w:w="512" w:type="dxa"/>
                                  <w:shd w:val="clear" w:color="auto" w:fill="auto"/>
                                  <w:noWrap/>
                                  <w:vAlign w:val="bottom"/>
                                  <w:hideMark/>
                                </w:tcPr>
                                <w:p w14:paraId="4FA77E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79D16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07C5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0C6591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F8E72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06D4C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B1633A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851915" w14:textId="77777777" w:rsidTr="000F43FF">
                              <w:trPr>
                                <w:trHeight w:val="56"/>
                              </w:trPr>
                              <w:tc>
                                <w:tcPr>
                                  <w:tcW w:w="512" w:type="dxa"/>
                                  <w:shd w:val="clear" w:color="auto" w:fill="auto"/>
                                  <w:noWrap/>
                                  <w:vAlign w:val="bottom"/>
                                  <w:hideMark/>
                                </w:tcPr>
                                <w:p w14:paraId="051CA0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65541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FC7D39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300E13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71719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3C4156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9A4CE7"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F9D9D15" w14:textId="77777777" w:rsidTr="000F43FF">
                              <w:trPr>
                                <w:trHeight w:val="56"/>
                              </w:trPr>
                              <w:tc>
                                <w:tcPr>
                                  <w:tcW w:w="512" w:type="dxa"/>
                                  <w:shd w:val="clear" w:color="auto" w:fill="auto"/>
                                  <w:noWrap/>
                                  <w:vAlign w:val="bottom"/>
                                  <w:hideMark/>
                                </w:tcPr>
                                <w:p w14:paraId="181FE1F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A2CA8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E466C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2EC83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524A45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066AE12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D4C9FD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1551F07" w14:textId="77777777" w:rsidTr="000F43FF">
                              <w:trPr>
                                <w:trHeight w:val="56"/>
                              </w:trPr>
                              <w:tc>
                                <w:tcPr>
                                  <w:tcW w:w="512" w:type="dxa"/>
                                  <w:shd w:val="clear" w:color="auto" w:fill="auto"/>
                                  <w:noWrap/>
                                  <w:vAlign w:val="bottom"/>
                                  <w:hideMark/>
                                </w:tcPr>
                                <w:p w14:paraId="2C9FE0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0C673A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F4941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687298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0F5EE44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4669102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479E5C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E711CCA" w14:textId="77777777" w:rsidTr="000F43FF">
                              <w:trPr>
                                <w:trHeight w:val="58"/>
                              </w:trPr>
                              <w:tc>
                                <w:tcPr>
                                  <w:tcW w:w="512" w:type="dxa"/>
                                  <w:shd w:val="clear" w:color="auto" w:fill="auto"/>
                                  <w:noWrap/>
                                  <w:vAlign w:val="bottom"/>
                                  <w:hideMark/>
                                </w:tcPr>
                                <w:p w14:paraId="5994176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15285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5D11F0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72A169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5669D2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CA783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1636D9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3EEE717" w14:textId="77777777" w:rsidTr="000F43FF">
                              <w:trPr>
                                <w:trHeight w:val="56"/>
                              </w:trPr>
                              <w:tc>
                                <w:tcPr>
                                  <w:tcW w:w="512" w:type="dxa"/>
                                  <w:shd w:val="clear" w:color="auto" w:fill="auto"/>
                                  <w:noWrap/>
                                  <w:vAlign w:val="bottom"/>
                                  <w:hideMark/>
                                </w:tcPr>
                                <w:p w14:paraId="346A5B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F4FEA4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7DAE7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53F6C1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C7862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716E58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43DF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922A439" w14:textId="77777777" w:rsidTr="000F43FF">
                              <w:trPr>
                                <w:trHeight w:val="56"/>
                              </w:trPr>
                              <w:tc>
                                <w:tcPr>
                                  <w:tcW w:w="512" w:type="dxa"/>
                                  <w:shd w:val="clear" w:color="auto" w:fill="auto"/>
                                  <w:noWrap/>
                                  <w:vAlign w:val="bottom"/>
                                  <w:hideMark/>
                                </w:tcPr>
                                <w:p w14:paraId="4F2428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3B83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B3BF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06AEE8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7F181E4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5B4F55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0D8A2E6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BEC276" w14:textId="77777777" w:rsidTr="000F43FF">
                              <w:trPr>
                                <w:trHeight w:val="56"/>
                              </w:trPr>
                              <w:tc>
                                <w:tcPr>
                                  <w:tcW w:w="512" w:type="dxa"/>
                                  <w:shd w:val="clear" w:color="auto" w:fill="auto"/>
                                  <w:noWrap/>
                                  <w:vAlign w:val="bottom"/>
                                  <w:hideMark/>
                                </w:tcPr>
                                <w:p w14:paraId="1102D5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34D020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2F7D21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7C1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29BB31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0D719A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5A31A61E"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09D1A5B" w14:textId="77777777" w:rsidTr="000F43FF">
                              <w:trPr>
                                <w:trHeight w:val="56"/>
                              </w:trPr>
                              <w:tc>
                                <w:tcPr>
                                  <w:tcW w:w="512" w:type="dxa"/>
                                  <w:shd w:val="clear" w:color="auto" w:fill="auto"/>
                                  <w:noWrap/>
                                  <w:vAlign w:val="bottom"/>
                                  <w:hideMark/>
                                </w:tcPr>
                                <w:p w14:paraId="5A3702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670B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0B3D105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0A7C08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7E91D1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B1999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0301B88"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F0313D2" w14:textId="77777777" w:rsidTr="000F43FF">
                              <w:trPr>
                                <w:trHeight w:val="56"/>
                              </w:trPr>
                              <w:tc>
                                <w:tcPr>
                                  <w:tcW w:w="512" w:type="dxa"/>
                                  <w:shd w:val="clear" w:color="auto" w:fill="auto"/>
                                  <w:noWrap/>
                                  <w:vAlign w:val="bottom"/>
                                  <w:hideMark/>
                                </w:tcPr>
                                <w:p w14:paraId="1608E8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ED609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444026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601DE5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75FBC61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56EB037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0F2005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27B9D55" w14:textId="77777777" w:rsidTr="000F43FF">
                              <w:trPr>
                                <w:trHeight w:val="56"/>
                              </w:trPr>
                              <w:tc>
                                <w:tcPr>
                                  <w:tcW w:w="512" w:type="dxa"/>
                                  <w:shd w:val="clear" w:color="auto" w:fill="auto"/>
                                  <w:noWrap/>
                                  <w:vAlign w:val="bottom"/>
                                  <w:hideMark/>
                                </w:tcPr>
                                <w:p w14:paraId="241C24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6AF1C5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66DF9AF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B48A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D9307C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2C9EF2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8C541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5FC84A" w14:textId="77777777" w:rsidTr="000F43FF">
                              <w:trPr>
                                <w:trHeight w:val="56"/>
                              </w:trPr>
                              <w:tc>
                                <w:tcPr>
                                  <w:tcW w:w="512" w:type="dxa"/>
                                  <w:shd w:val="clear" w:color="auto" w:fill="auto"/>
                                  <w:noWrap/>
                                  <w:vAlign w:val="bottom"/>
                                  <w:hideMark/>
                                </w:tcPr>
                                <w:p w14:paraId="0B4FC9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045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AFF68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A9236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63F8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1E5A30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514BB3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2EA9403" w14:textId="77777777" w:rsidTr="000F43FF">
                              <w:trPr>
                                <w:trHeight w:val="56"/>
                              </w:trPr>
                              <w:tc>
                                <w:tcPr>
                                  <w:tcW w:w="512" w:type="dxa"/>
                                  <w:shd w:val="clear" w:color="auto" w:fill="auto"/>
                                  <w:noWrap/>
                                  <w:vAlign w:val="bottom"/>
                                  <w:hideMark/>
                                </w:tcPr>
                                <w:p w14:paraId="00936A0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257F3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323593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2E239C6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27338A1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7F462F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29C580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167259" w14:textId="77777777" w:rsidTr="000F43FF">
                              <w:trPr>
                                <w:trHeight w:val="56"/>
                              </w:trPr>
                              <w:tc>
                                <w:tcPr>
                                  <w:tcW w:w="512" w:type="dxa"/>
                                  <w:shd w:val="clear" w:color="auto" w:fill="auto"/>
                                  <w:noWrap/>
                                  <w:vAlign w:val="bottom"/>
                                  <w:hideMark/>
                                </w:tcPr>
                                <w:p w14:paraId="7C3CED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87B28C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7D8A6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D66097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1E854F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B4304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50F4D5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D368666" w14:textId="77777777" w:rsidTr="000F43FF">
                              <w:trPr>
                                <w:trHeight w:val="56"/>
                              </w:trPr>
                              <w:tc>
                                <w:tcPr>
                                  <w:tcW w:w="512" w:type="dxa"/>
                                  <w:shd w:val="clear" w:color="auto" w:fill="auto"/>
                                  <w:noWrap/>
                                  <w:vAlign w:val="bottom"/>
                                  <w:hideMark/>
                                </w:tcPr>
                                <w:p w14:paraId="432D8A3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51C173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1B2FAB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2A48E3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4943AF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49E54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0922F5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6C2BD07" w14:textId="77777777" w:rsidTr="000F43FF">
                              <w:trPr>
                                <w:trHeight w:val="56"/>
                              </w:trPr>
                              <w:tc>
                                <w:tcPr>
                                  <w:tcW w:w="512" w:type="dxa"/>
                                  <w:shd w:val="clear" w:color="auto" w:fill="auto"/>
                                  <w:noWrap/>
                                  <w:vAlign w:val="bottom"/>
                                  <w:hideMark/>
                                </w:tcPr>
                                <w:p w14:paraId="4FCEA7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5EF9A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4163C9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341EB72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196464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3B61F2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379268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0A81B1" w14:textId="77777777" w:rsidTr="000F43FF">
                              <w:trPr>
                                <w:trHeight w:val="56"/>
                              </w:trPr>
                              <w:tc>
                                <w:tcPr>
                                  <w:tcW w:w="512" w:type="dxa"/>
                                  <w:shd w:val="clear" w:color="auto" w:fill="auto"/>
                                  <w:noWrap/>
                                  <w:vAlign w:val="bottom"/>
                                  <w:hideMark/>
                                </w:tcPr>
                                <w:p w14:paraId="77DA5F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7D67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FFAF6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63F9659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1BB94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444068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75ED5C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F9B86C" w14:textId="77777777" w:rsidTr="000F43FF">
                              <w:trPr>
                                <w:trHeight w:val="175"/>
                              </w:trPr>
                              <w:tc>
                                <w:tcPr>
                                  <w:tcW w:w="512" w:type="dxa"/>
                                  <w:shd w:val="clear" w:color="auto" w:fill="auto"/>
                                  <w:noWrap/>
                                  <w:vAlign w:val="bottom"/>
                                  <w:hideMark/>
                                </w:tcPr>
                                <w:p w14:paraId="641E39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69265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95E476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60E58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5FF8333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4FD2DD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79089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3B67F1C" w14:textId="77777777" w:rsidTr="000F43FF">
                              <w:trPr>
                                <w:trHeight w:val="58"/>
                              </w:trPr>
                              <w:tc>
                                <w:tcPr>
                                  <w:tcW w:w="512" w:type="dxa"/>
                                  <w:shd w:val="clear" w:color="auto" w:fill="auto"/>
                                  <w:noWrap/>
                                  <w:vAlign w:val="bottom"/>
                                  <w:hideMark/>
                                </w:tcPr>
                                <w:p w14:paraId="3D24C4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699F8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BE287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C6ABC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05BFDB5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2C4F3A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72F88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8856E1" w14:textId="77777777" w:rsidTr="000F43FF">
                              <w:trPr>
                                <w:trHeight w:val="56"/>
                              </w:trPr>
                              <w:tc>
                                <w:tcPr>
                                  <w:tcW w:w="512" w:type="dxa"/>
                                  <w:shd w:val="clear" w:color="auto" w:fill="auto"/>
                                  <w:noWrap/>
                                  <w:vAlign w:val="bottom"/>
                                  <w:hideMark/>
                                </w:tcPr>
                                <w:p w14:paraId="7B37241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D6FAA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F2493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5CEEC1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4E7111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62B086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92278F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7F8BFB9" w14:textId="77777777" w:rsidTr="000F43FF">
                              <w:trPr>
                                <w:trHeight w:val="56"/>
                              </w:trPr>
                              <w:tc>
                                <w:tcPr>
                                  <w:tcW w:w="512" w:type="dxa"/>
                                  <w:shd w:val="clear" w:color="auto" w:fill="auto"/>
                                  <w:noWrap/>
                                  <w:vAlign w:val="bottom"/>
                                  <w:hideMark/>
                                </w:tcPr>
                                <w:p w14:paraId="4B79CE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1B0073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B64A92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5FBAC7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1B82E8F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0830F3B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901DFE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85C19D" w14:textId="77777777" w:rsidTr="000F43FF">
                              <w:trPr>
                                <w:trHeight w:val="76"/>
                              </w:trPr>
                              <w:tc>
                                <w:tcPr>
                                  <w:tcW w:w="512" w:type="dxa"/>
                                  <w:shd w:val="clear" w:color="auto" w:fill="auto"/>
                                  <w:noWrap/>
                                  <w:vAlign w:val="bottom"/>
                                  <w:hideMark/>
                                </w:tcPr>
                                <w:p w14:paraId="5CDFE5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46B190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6BAAF0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17E43C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29EE8FD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011031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7AFACD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5C8DCC0" w14:textId="77777777" w:rsidTr="000F43FF">
                              <w:trPr>
                                <w:trHeight w:val="56"/>
                              </w:trPr>
                              <w:tc>
                                <w:tcPr>
                                  <w:tcW w:w="512" w:type="dxa"/>
                                  <w:shd w:val="clear" w:color="auto" w:fill="auto"/>
                                  <w:noWrap/>
                                  <w:vAlign w:val="bottom"/>
                                  <w:hideMark/>
                                </w:tcPr>
                                <w:p w14:paraId="7B618F4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8C1AE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693EB8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63A1FC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EE133F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4093401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C0E25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81038EE" w14:textId="77777777" w:rsidTr="000F43FF">
                              <w:trPr>
                                <w:trHeight w:val="56"/>
                              </w:trPr>
                              <w:tc>
                                <w:tcPr>
                                  <w:tcW w:w="512" w:type="dxa"/>
                                  <w:shd w:val="clear" w:color="auto" w:fill="auto"/>
                                  <w:noWrap/>
                                  <w:vAlign w:val="bottom"/>
                                  <w:hideMark/>
                                </w:tcPr>
                                <w:p w14:paraId="35C9AFD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56C33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72EDB4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242DF99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2CC84D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B1149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714751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02CC996" w14:textId="77777777" w:rsidTr="000F43FF">
                              <w:trPr>
                                <w:trHeight w:val="56"/>
                              </w:trPr>
                              <w:tc>
                                <w:tcPr>
                                  <w:tcW w:w="512" w:type="dxa"/>
                                  <w:shd w:val="clear" w:color="auto" w:fill="auto"/>
                                  <w:noWrap/>
                                  <w:vAlign w:val="bottom"/>
                                  <w:hideMark/>
                                </w:tcPr>
                                <w:p w14:paraId="0164F0F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7DA3F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270788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66FF34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6790928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05314B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7E4ECD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5099288" w14:textId="77777777" w:rsidTr="000F43FF">
                              <w:trPr>
                                <w:trHeight w:val="58"/>
                              </w:trPr>
                              <w:tc>
                                <w:tcPr>
                                  <w:tcW w:w="512" w:type="dxa"/>
                                  <w:shd w:val="clear" w:color="auto" w:fill="auto"/>
                                  <w:noWrap/>
                                  <w:vAlign w:val="bottom"/>
                                  <w:hideMark/>
                                </w:tcPr>
                                <w:p w14:paraId="413E4F7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E7A74A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AD8D80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3BE5077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5C5D63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05BA950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1F4BD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644DD8DF" w14:textId="77777777" w:rsidTr="000F43FF">
                              <w:trPr>
                                <w:trHeight w:val="56"/>
                              </w:trPr>
                              <w:tc>
                                <w:tcPr>
                                  <w:tcW w:w="512" w:type="dxa"/>
                                  <w:shd w:val="clear" w:color="auto" w:fill="auto"/>
                                  <w:noWrap/>
                                  <w:vAlign w:val="bottom"/>
                                  <w:hideMark/>
                                </w:tcPr>
                                <w:p w14:paraId="5B472D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54ABFC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64FFB8E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164CDC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5336578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66C8BDE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3E29CA9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2298F8AF" w14:textId="77777777" w:rsidTr="000F43FF">
                              <w:trPr>
                                <w:trHeight w:val="56"/>
                              </w:trPr>
                              <w:tc>
                                <w:tcPr>
                                  <w:tcW w:w="512" w:type="dxa"/>
                                  <w:shd w:val="clear" w:color="auto" w:fill="auto"/>
                                  <w:noWrap/>
                                  <w:vAlign w:val="bottom"/>
                                  <w:hideMark/>
                                </w:tcPr>
                                <w:p w14:paraId="1985D0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3DAD26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69FA0B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4E6323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2E20A9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615ED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24EC2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943C76E" w14:textId="77777777" w:rsidTr="000F43FF">
                              <w:trPr>
                                <w:trHeight w:val="56"/>
                              </w:trPr>
                              <w:tc>
                                <w:tcPr>
                                  <w:tcW w:w="512" w:type="dxa"/>
                                  <w:shd w:val="clear" w:color="auto" w:fill="auto"/>
                                  <w:noWrap/>
                                  <w:vAlign w:val="bottom"/>
                                  <w:hideMark/>
                                </w:tcPr>
                                <w:p w14:paraId="61890B5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618521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B64543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62FECA5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63A4828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3931687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7815FC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A7520CA" w14:textId="77777777" w:rsidTr="000F43FF">
                              <w:trPr>
                                <w:trHeight w:val="56"/>
                              </w:trPr>
                              <w:tc>
                                <w:tcPr>
                                  <w:tcW w:w="512" w:type="dxa"/>
                                  <w:shd w:val="clear" w:color="auto" w:fill="auto"/>
                                  <w:noWrap/>
                                  <w:vAlign w:val="bottom"/>
                                  <w:hideMark/>
                                </w:tcPr>
                                <w:p w14:paraId="3846B0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DB30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15CEDE6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3C35F48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7CF3795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23841B8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1E21318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2AC499D" w14:textId="77777777" w:rsidTr="000F43FF">
                              <w:trPr>
                                <w:trHeight w:val="56"/>
                              </w:trPr>
                              <w:tc>
                                <w:tcPr>
                                  <w:tcW w:w="512" w:type="dxa"/>
                                  <w:shd w:val="clear" w:color="auto" w:fill="auto"/>
                                  <w:noWrap/>
                                  <w:vAlign w:val="bottom"/>
                                  <w:hideMark/>
                                </w:tcPr>
                                <w:p w14:paraId="7A77DA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62F4D12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6508BA6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1AE4F21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C2743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695290D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1F8BD6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171AEA00" w14:textId="77777777" w:rsidTr="000F43FF">
                              <w:trPr>
                                <w:trHeight w:val="56"/>
                              </w:trPr>
                              <w:tc>
                                <w:tcPr>
                                  <w:tcW w:w="512" w:type="dxa"/>
                                  <w:shd w:val="clear" w:color="auto" w:fill="auto"/>
                                  <w:noWrap/>
                                  <w:vAlign w:val="bottom"/>
                                  <w:hideMark/>
                                </w:tcPr>
                                <w:p w14:paraId="3690E7F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02010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1922FE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6E917EB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EB788C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20700A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1B0CF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C4A418D" w14:textId="77777777" w:rsidTr="000F43FF">
                              <w:trPr>
                                <w:trHeight w:val="56"/>
                              </w:trPr>
                              <w:tc>
                                <w:tcPr>
                                  <w:tcW w:w="512" w:type="dxa"/>
                                  <w:shd w:val="clear" w:color="auto" w:fill="auto"/>
                                  <w:noWrap/>
                                  <w:vAlign w:val="bottom"/>
                                  <w:hideMark/>
                                </w:tcPr>
                                <w:p w14:paraId="7E8FBB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6B1AB08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79F29CE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6B79575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2918FC0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3E8954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5781F0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28B3670" w14:textId="77777777" w:rsidTr="000F43FF">
                              <w:trPr>
                                <w:trHeight w:val="130"/>
                              </w:trPr>
                              <w:tc>
                                <w:tcPr>
                                  <w:tcW w:w="512" w:type="dxa"/>
                                  <w:shd w:val="clear" w:color="auto" w:fill="auto"/>
                                  <w:noWrap/>
                                  <w:vAlign w:val="bottom"/>
                                  <w:hideMark/>
                                </w:tcPr>
                                <w:p w14:paraId="27C1B6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4D7F9B1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336E47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28AC960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00049C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4BE954E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516BE05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15C717A" w14:textId="77777777" w:rsidTr="000F43FF">
                              <w:trPr>
                                <w:trHeight w:val="56"/>
                              </w:trPr>
                              <w:tc>
                                <w:tcPr>
                                  <w:tcW w:w="512" w:type="dxa"/>
                                  <w:shd w:val="clear" w:color="auto" w:fill="auto"/>
                                  <w:noWrap/>
                                  <w:vAlign w:val="bottom"/>
                                  <w:hideMark/>
                                </w:tcPr>
                                <w:p w14:paraId="21B43AA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A3C16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439E6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532086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21D1AF2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438734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4AB79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8083956" w14:textId="77777777" w:rsidTr="000F43FF">
                              <w:trPr>
                                <w:trHeight w:val="56"/>
                              </w:trPr>
                              <w:tc>
                                <w:tcPr>
                                  <w:tcW w:w="512" w:type="dxa"/>
                                  <w:shd w:val="clear" w:color="auto" w:fill="auto"/>
                                  <w:noWrap/>
                                  <w:vAlign w:val="bottom"/>
                                  <w:hideMark/>
                                </w:tcPr>
                                <w:p w14:paraId="127A3D1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686B18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854C8B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57A5753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018DA8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328CC0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CBFE02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4881CD8" w14:textId="77777777" w:rsidTr="000F43FF">
                              <w:trPr>
                                <w:trHeight w:val="56"/>
                              </w:trPr>
                              <w:tc>
                                <w:tcPr>
                                  <w:tcW w:w="512" w:type="dxa"/>
                                  <w:shd w:val="clear" w:color="auto" w:fill="auto"/>
                                  <w:noWrap/>
                                  <w:vAlign w:val="bottom"/>
                                  <w:hideMark/>
                                </w:tcPr>
                                <w:p w14:paraId="7E8C7AB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E4BF2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72A031D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06A5C54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208DEE1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7FF4A6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7AA1F8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7F5A3C7" w14:textId="77777777" w:rsidTr="000F43FF">
                              <w:trPr>
                                <w:trHeight w:val="56"/>
                              </w:trPr>
                              <w:tc>
                                <w:tcPr>
                                  <w:tcW w:w="512" w:type="dxa"/>
                                  <w:shd w:val="clear" w:color="auto" w:fill="auto"/>
                                  <w:noWrap/>
                                  <w:vAlign w:val="bottom"/>
                                  <w:hideMark/>
                                </w:tcPr>
                                <w:p w14:paraId="74C730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A3757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51DEA34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652BED4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613BC0D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4C6213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99EB0E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7598C78E" w14:textId="77777777" w:rsidR="00456A0D" w:rsidRPr="00F03745" w:rsidRDefault="00456A0D" w:rsidP="00456A0D">
                            <w:pPr>
                              <w:jc w:val="left"/>
                              <w:rPr>
                                <w:sz w:val="16"/>
                                <w:szCs w:val="16"/>
                              </w:rPr>
                            </w:pPr>
                            <w:r>
                              <w:rPr>
                                <w:sz w:val="16"/>
                                <w:szCs w:val="16"/>
                              </w:rPr>
                              <w:t xml:space="preserve">Table 2. The significant communication routes pairs between each two cell types with score higher than threshold (8.3). </w:t>
                            </w:r>
                          </w:p>
                          <w:p w14:paraId="012C909F" w14:textId="77777777" w:rsidR="00456A0D" w:rsidRDefault="00456A0D" w:rsidP="00456A0D">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4B064" id="_x0000_s1033" type="#_x0000_t202" style="position:absolute;margin-left:0;margin-top:17.85pt;width:245.55pt;height:63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">
                <v:textbo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456A0D" w:rsidRPr="00CC78A8" w14:paraId="77CF5561" w14:textId="77777777" w:rsidTr="000F43FF">
                        <w:trPr>
                          <w:trHeight w:val="121"/>
                        </w:trPr>
                        <w:tc>
                          <w:tcPr>
                            <w:tcW w:w="512" w:type="dxa"/>
                            <w:shd w:val="clear" w:color="auto" w:fill="auto"/>
                            <w:noWrap/>
                            <w:vAlign w:val="bottom"/>
                            <w:hideMark/>
                          </w:tcPr>
                          <w:p w14:paraId="5C6AB4EB"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04AB9279"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451EE7C0"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4DAD88A4"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155FD7E5"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18EA1747" w14:textId="77777777" w:rsidR="00456A0D" w:rsidRPr="00CC78A8" w:rsidRDefault="00456A0D"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678BC346" w14:textId="77777777" w:rsidR="00456A0D" w:rsidRPr="00CC78A8" w:rsidRDefault="00456A0D" w:rsidP="00CC78A8">
                            <w:pPr>
                              <w:spacing w:line="240" w:lineRule="auto"/>
                              <w:jc w:val="left"/>
                              <w:rPr>
                                <w:rFonts w:ascii="Calibri" w:hAnsi="Calibri" w:cs="Calibri"/>
                                <w:b/>
                                <w:bCs/>
                                <w:color w:val="000000"/>
                                <w:sz w:val="16"/>
                                <w:szCs w:val="16"/>
                              </w:rPr>
                            </w:pPr>
                            <w:proofErr w:type="spellStart"/>
                            <w:r w:rsidRPr="00CC78A8">
                              <w:rPr>
                                <w:rFonts w:ascii="Calibri" w:hAnsi="Calibri" w:cs="Calibri"/>
                                <w:b/>
                                <w:bCs/>
                                <w:color w:val="000000"/>
                                <w:sz w:val="16"/>
                                <w:szCs w:val="16"/>
                              </w:rPr>
                              <w:t>pval</w:t>
                            </w:r>
                            <w:proofErr w:type="spellEnd"/>
                          </w:p>
                        </w:tc>
                      </w:tr>
                      <w:tr w:rsidR="00456A0D" w:rsidRPr="00CC78A8" w14:paraId="34CAA849" w14:textId="77777777" w:rsidTr="000F43FF">
                        <w:trPr>
                          <w:trHeight w:val="94"/>
                        </w:trPr>
                        <w:tc>
                          <w:tcPr>
                            <w:tcW w:w="512" w:type="dxa"/>
                            <w:shd w:val="clear" w:color="auto" w:fill="auto"/>
                            <w:noWrap/>
                            <w:vAlign w:val="bottom"/>
                            <w:hideMark/>
                          </w:tcPr>
                          <w:p w14:paraId="680B5B3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6B7BC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1D994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332DFE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068EE4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32CF6D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AACDDE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E5069B8" w14:textId="77777777" w:rsidTr="000F43FF">
                        <w:trPr>
                          <w:trHeight w:val="76"/>
                        </w:trPr>
                        <w:tc>
                          <w:tcPr>
                            <w:tcW w:w="512" w:type="dxa"/>
                            <w:shd w:val="clear" w:color="auto" w:fill="auto"/>
                            <w:noWrap/>
                            <w:vAlign w:val="bottom"/>
                            <w:hideMark/>
                          </w:tcPr>
                          <w:p w14:paraId="5DA6D4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43441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43BBA1F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10404D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0DE1758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1D65D8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672E17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1D5B02" w14:textId="77777777" w:rsidTr="000F43FF">
                        <w:trPr>
                          <w:trHeight w:val="139"/>
                        </w:trPr>
                        <w:tc>
                          <w:tcPr>
                            <w:tcW w:w="512" w:type="dxa"/>
                            <w:shd w:val="clear" w:color="auto" w:fill="auto"/>
                            <w:noWrap/>
                            <w:vAlign w:val="bottom"/>
                            <w:hideMark/>
                          </w:tcPr>
                          <w:p w14:paraId="1DF4B8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053D56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B2DFB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6E1FC4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53CF995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5E3A76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E6823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5143E2F" w14:textId="77777777" w:rsidTr="000F43FF">
                        <w:trPr>
                          <w:trHeight w:val="166"/>
                        </w:trPr>
                        <w:tc>
                          <w:tcPr>
                            <w:tcW w:w="512" w:type="dxa"/>
                            <w:shd w:val="clear" w:color="auto" w:fill="auto"/>
                            <w:noWrap/>
                            <w:vAlign w:val="bottom"/>
                            <w:hideMark/>
                          </w:tcPr>
                          <w:p w14:paraId="2A3920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CB250E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D6E8C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42AD67D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1174C6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47E9FC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92495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AA8E26F" w14:textId="77777777" w:rsidTr="000F43FF">
                        <w:trPr>
                          <w:trHeight w:val="56"/>
                        </w:trPr>
                        <w:tc>
                          <w:tcPr>
                            <w:tcW w:w="512" w:type="dxa"/>
                            <w:shd w:val="clear" w:color="auto" w:fill="auto"/>
                            <w:noWrap/>
                            <w:vAlign w:val="bottom"/>
                            <w:hideMark/>
                          </w:tcPr>
                          <w:p w14:paraId="54A278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7E64D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480D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3C3545E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62C8AE8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47DD311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BB004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AB04922" w14:textId="77777777" w:rsidTr="000F43FF">
                        <w:trPr>
                          <w:trHeight w:val="103"/>
                        </w:trPr>
                        <w:tc>
                          <w:tcPr>
                            <w:tcW w:w="512" w:type="dxa"/>
                            <w:shd w:val="clear" w:color="auto" w:fill="auto"/>
                            <w:noWrap/>
                            <w:vAlign w:val="bottom"/>
                            <w:hideMark/>
                          </w:tcPr>
                          <w:p w14:paraId="3C03B0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4A6CC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3E0A20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2599D2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193EE3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CA8F3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88969E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85D724E" w14:textId="77777777" w:rsidTr="000F43FF">
                        <w:trPr>
                          <w:trHeight w:val="56"/>
                        </w:trPr>
                        <w:tc>
                          <w:tcPr>
                            <w:tcW w:w="512" w:type="dxa"/>
                            <w:shd w:val="clear" w:color="auto" w:fill="auto"/>
                            <w:noWrap/>
                            <w:vAlign w:val="bottom"/>
                            <w:hideMark/>
                          </w:tcPr>
                          <w:p w14:paraId="07F2A0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2033D3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15039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0DAB774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060BF8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1436C31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3E80D93"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D45A6A" w14:textId="77777777" w:rsidTr="000F43FF">
                        <w:trPr>
                          <w:trHeight w:val="56"/>
                        </w:trPr>
                        <w:tc>
                          <w:tcPr>
                            <w:tcW w:w="512" w:type="dxa"/>
                            <w:shd w:val="clear" w:color="auto" w:fill="auto"/>
                            <w:noWrap/>
                            <w:vAlign w:val="bottom"/>
                            <w:hideMark/>
                          </w:tcPr>
                          <w:p w14:paraId="43F6F3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3D9F5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BB8B2B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47ADC5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7086DB2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091CF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4E03EC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5EFAE05" w14:textId="77777777" w:rsidTr="000F43FF">
                        <w:trPr>
                          <w:trHeight w:val="130"/>
                        </w:trPr>
                        <w:tc>
                          <w:tcPr>
                            <w:tcW w:w="512" w:type="dxa"/>
                            <w:shd w:val="clear" w:color="auto" w:fill="auto"/>
                            <w:noWrap/>
                            <w:vAlign w:val="bottom"/>
                            <w:hideMark/>
                          </w:tcPr>
                          <w:p w14:paraId="429D73E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D73D4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4FA98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34E01A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145F75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2D31D0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B17AA5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6CFF319" w14:textId="77777777" w:rsidTr="000F43FF">
                        <w:trPr>
                          <w:trHeight w:val="56"/>
                        </w:trPr>
                        <w:tc>
                          <w:tcPr>
                            <w:tcW w:w="512" w:type="dxa"/>
                            <w:shd w:val="clear" w:color="auto" w:fill="auto"/>
                            <w:noWrap/>
                            <w:vAlign w:val="bottom"/>
                            <w:hideMark/>
                          </w:tcPr>
                          <w:p w14:paraId="56F3AF9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5DA3E9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43096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070D73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2A055C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2ACAB7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DF18D8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4EF8013" w14:textId="77777777" w:rsidTr="000F43FF">
                        <w:trPr>
                          <w:trHeight w:val="56"/>
                        </w:trPr>
                        <w:tc>
                          <w:tcPr>
                            <w:tcW w:w="512" w:type="dxa"/>
                            <w:shd w:val="clear" w:color="auto" w:fill="auto"/>
                            <w:noWrap/>
                            <w:vAlign w:val="bottom"/>
                            <w:hideMark/>
                          </w:tcPr>
                          <w:p w14:paraId="22ADEB9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5349E4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EA9FFF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6ACE44B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062FA02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6C1F2F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36501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52D3C33" w14:textId="77777777" w:rsidTr="000F43FF">
                        <w:trPr>
                          <w:trHeight w:val="56"/>
                        </w:trPr>
                        <w:tc>
                          <w:tcPr>
                            <w:tcW w:w="512" w:type="dxa"/>
                            <w:shd w:val="clear" w:color="auto" w:fill="auto"/>
                            <w:noWrap/>
                            <w:vAlign w:val="bottom"/>
                            <w:hideMark/>
                          </w:tcPr>
                          <w:p w14:paraId="03112CF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4F71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75FD07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11CDA0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189ADEB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085E53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5B7BF29"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A9A22F3" w14:textId="77777777" w:rsidTr="000F43FF">
                        <w:trPr>
                          <w:trHeight w:val="56"/>
                        </w:trPr>
                        <w:tc>
                          <w:tcPr>
                            <w:tcW w:w="512" w:type="dxa"/>
                            <w:shd w:val="clear" w:color="auto" w:fill="auto"/>
                            <w:noWrap/>
                            <w:vAlign w:val="bottom"/>
                            <w:hideMark/>
                          </w:tcPr>
                          <w:p w14:paraId="036B1BC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F14DA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E060E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696E41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45CC8F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53BA46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C24CB5B"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B39565" w14:textId="77777777" w:rsidTr="000F43FF">
                        <w:trPr>
                          <w:trHeight w:val="76"/>
                        </w:trPr>
                        <w:tc>
                          <w:tcPr>
                            <w:tcW w:w="512" w:type="dxa"/>
                            <w:shd w:val="clear" w:color="auto" w:fill="auto"/>
                            <w:noWrap/>
                            <w:vAlign w:val="bottom"/>
                            <w:hideMark/>
                          </w:tcPr>
                          <w:p w14:paraId="263B834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5428A4D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649C39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46E099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17149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620DCE4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6AF21E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CBDFF1B" w14:textId="77777777" w:rsidTr="000F43FF">
                        <w:trPr>
                          <w:trHeight w:val="56"/>
                        </w:trPr>
                        <w:tc>
                          <w:tcPr>
                            <w:tcW w:w="512" w:type="dxa"/>
                            <w:shd w:val="clear" w:color="auto" w:fill="auto"/>
                            <w:noWrap/>
                            <w:vAlign w:val="bottom"/>
                            <w:hideMark/>
                          </w:tcPr>
                          <w:p w14:paraId="4F7729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986672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42F26F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3FF5D0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543D6C8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537882C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13D03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49285B7" w14:textId="77777777" w:rsidTr="000F43FF">
                        <w:trPr>
                          <w:trHeight w:val="56"/>
                        </w:trPr>
                        <w:tc>
                          <w:tcPr>
                            <w:tcW w:w="512" w:type="dxa"/>
                            <w:shd w:val="clear" w:color="auto" w:fill="auto"/>
                            <w:noWrap/>
                            <w:vAlign w:val="bottom"/>
                            <w:hideMark/>
                          </w:tcPr>
                          <w:p w14:paraId="0FF0823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8BFE51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14C4D29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DD0A56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28664E7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7DDE4B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69CB32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60E02E59" w14:textId="77777777" w:rsidTr="000F43FF">
                        <w:trPr>
                          <w:trHeight w:val="56"/>
                        </w:trPr>
                        <w:tc>
                          <w:tcPr>
                            <w:tcW w:w="512" w:type="dxa"/>
                            <w:shd w:val="clear" w:color="auto" w:fill="auto"/>
                            <w:noWrap/>
                            <w:vAlign w:val="bottom"/>
                            <w:hideMark/>
                          </w:tcPr>
                          <w:p w14:paraId="54207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BC556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C9D529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1A768B6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50CFB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4BDC5F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045627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BCBB61B" w14:textId="77777777" w:rsidTr="000F43FF">
                        <w:trPr>
                          <w:trHeight w:val="56"/>
                        </w:trPr>
                        <w:tc>
                          <w:tcPr>
                            <w:tcW w:w="512" w:type="dxa"/>
                            <w:shd w:val="clear" w:color="auto" w:fill="auto"/>
                            <w:noWrap/>
                            <w:vAlign w:val="bottom"/>
                            <w:hideMark/>
                          </w:tcPr>
                          <w:p w14:paraId="135EFD7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E2EEF7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9A465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22D3898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284F90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0F62A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62CB2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0A91AC6" w14:textId="77777777" w:rsidTr="000F43FF">
                        <w:trPr>
                          <w:trHeight w:val="56"/>
                        </w:trPr>
                        <w:tc>
                          <w:tcPr>
                            <w:tcW w:w="512" w:type="dxa"/>
                            <w:shd w:val="clear" w:color="auto" w:fill="auto"/>
                            <w:noWrap/>
                            <w:vAlign w:val="bottom"/>
                            <w:hideMark/>
                          </w:tcPr>
                          <w:p w14:paraId="2115D13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D08400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208C97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CA825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69AEE3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56959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5A11B8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BA7F04" w14:textId="77777777" w:rsidTr="000F43FF">
                        <w:trPr>
                          <w:trHeight w:val="56"/>
                        </w:trPr>
                        <w:tc>
                          <w:tcPr>
                            <w:tcW w:w="512" w:type="dxa"/>
                            <w:shd w:val="clear" w:color="auto" w:fill="auto"/>
                            <w:noWrap/>
                            <w:vAlign w:val="bottom"/>
                            <w:hideMark/>
                          </w:tcPr>
                          <w:p w14:paraId="227501E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DD620E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ABA1E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713219C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2A12CC7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2E3BCD6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744854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DC97866" w14:textId="77777777" w:rsidTr="000F43FF">
                        <w:trPr>
                          <w:trHeight w:val="67"/>
                        </w:trPr>
                        <w:tc>
                          <w:tcPr>
                            <w:tcW w:w="512" w:type="dxa"/>
                            <w:shd w:val="clear" w:color="auto" w:fill="auto"/>
                            <w:noWrap/>
                            <w:vAlign w:val="bottom"/>
                            <w:hideMark/>
                          </w:tcPr>
                          <w:p w14:paraId="4FA77E1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79D16B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07C521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0C65919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F8E72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06D4C1A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2B1633A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851915" w14:textId="77777777" w:rsidTr="000F43FF">
                        <w:trPr>
                          <w:trHeight w:val="56"/>
                        </w:trPr>
                        <w:tc>
                          <w:tcPr>
                            <w:tcW w:w="512" w:type="dxa"/>
                            <w:shd w:val="clear" w:color="auto" w:fill="auto"/>
                            <w:noWrap/>
                            <w:vAlign w:val="bottom"/>
                            <w:hideMark/>
                          </w:tcPr>
                          <w:p w14:paraId="051CA0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65541B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FC7D39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300E13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271719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3C41565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9A4CE7"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F9D9D15" w14:textId="77777777" w:rsidTr="000F43FF">
                        <w:trPr>
                          <w:trHeight w:val="56"/>
                        </w:trPr>
                        <w:tc>
                          <w:tcPr>
                            <w:tcW w:w="512" w:type="dxa"/>
                            <w:shd w:val="clear" w:color="auto" w:fill="auto"/>
                            <w:noWrap/>
                            <w:vAlign w:val="bottom"/>
                            <w:hideMark/>
                          </w:tcPr>
                          <w:p w14:paraId="181FE1F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A2CA86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E466C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2EC83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524A45F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066AE12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4D4C9FD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1551F07" w14:textId="77777777" w:rsidTr="000F43FF">
                        <w:trPr>
                          <w:trHeight w:val="56"/>
                        </w:trPr>
                        <w:tc>
                          <w:tcPr>
                            <w:tcW w:w="512" w:type="dxa"/>
                            <w:shd w:val="clear" w:color="auto" w:fill="auto"/>
                            <w:noWrap/>
                            <w:vAlign w:val="bottom"/>
                            <w:hideMark/>
                          </w:tcPr>
                          <w:p w14:paraId="2C9FE0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0C673A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F4941E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687298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0F5EE44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4669102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479E5C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E711CCA" w14:textId="77777777" w:rsidTr="000F43FF">
                        <w:trPr>
                          <w:trHeight w:val="58"/>
                        </w:trPr>
                        <w:tc>
                          <w:tcPr>
                            <w:tcW w:w="512" w:type="dxa"/>
                            <w:shd w:val="clear" w:color="auto" w:fill="auto"/>
                            <w:noWrap/>
                            <w:vAlign w:val="bottom"/>
                            <w:hideMark/>
                          </w:tcPr>
                          <w:p w14:paraId="5994176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2152855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5D11F0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72A169D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5669D2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CA783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1636D9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3EEE717" w14:textId="77777777" w:rsidTr="000F43FF">
                        <w:trPr>
                          <w:trHeight w:val="56"/>
                        </w:trPr>
                        <w:tc>
                          <w:tcPr>
                            <w:tcW w:w="512" w:type="dxa"/>
                            <w:shd w:val="clear" w:color="auto" w:fill="auto"/>
                            <w:noWrap/>
                            <w:vAlign w:val="bottom"/>
                            <w:hideMark/>
                          </w:tcPr>
                          <w:p w14:paraId="346A5B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6F4FEA4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7DAE7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53F6C1D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3C7862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716E58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143DF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922A439" w14:textId="77777777" w:rsidTr="000F43FF">
                        <w:trPr>
                          <w:trHeight w:val="56"/>
                        </w:trPr>
                        <w:tc>
                          <w:tcPr>
                            <w:tcW w:w="512" w:type="dxa"/>
                            <w:shd w:val="clear" w:color="auto" w:fill="auto"/>
                            <w:noWrap/>
                            <w:vAlign w:val="bottom"/>
                            <w:hideMark/>
                          </w:tcPr>
                          <w:p w14:paraId="4F2428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93B83C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B3BF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06AEE8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7F181E4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5B4F555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0D8A2E6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DBEC276" w14:textId="77777777" w:rsidTr="000F43FF">
                        <w:trPr>
                          <w:trHeight w:val="56"/>
                        </w:trPr>
                        <w:tc>
                          <w:tcPr>
                            <w:tcW w:w="512" w:type="dxa"/>
                            <w:shd w:val="clear" w:color="auto" w:fill="auto"/>
                            <w:noWrap/>
                            <w:vAlign w:val="bottom"/>
                            <w:hideMark/>
                          </w:tcPr>
                          <w:p w14:paraId="1102D5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34D020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2F7D218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6E7C184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29BB31C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0D719A1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5A31A61E"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09D1A5B" w14:textId="77777777" w:rsidTr="000F43FF">
                        <w:trPr>
                          <w:trHeight w:val="56"/>
                        </w:trPr>
                        <w:tc>
                          <w:tcPr>
                            <w:tcW w:w="512" w:type="dxa"/>
                            <w:shd w:val="clear" w:color="auto" w:fill="auto"/>
                            <w:noWrap/>
                            <w:vAlign w:val="bottom"/>
                            <w:hideMark/>
                          </w:tcPr>
                          <w:p w14:paraId="5A37027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B670BD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0B3D105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40A7C08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7E91D15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3B1999D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0301B88"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F0313D2" w14:textId="77777777" w:rsidTr="000F43FF">
                        <w:trPr>
                          <w:trHeight w:val="56"/>
                        </w:trPr>
                        <w:tc>
                          <w:tcPr>
                            <w:tcW w:w="512" w:type="dxa"/>
                            <w:shd w:val="clear" w:color="auto" w:fill="auto"/>
                            <w:noWrap/>
                            <w:vAlign w:val="bottom"/>
                            <w:hideMark/>
                          </w:tcPr>
                          <w:p w14:paraId="1608E8C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ED609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444026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601DE58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75FBC61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56EB037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0F20052"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27B9D55" w14:textId="77777777" w:rsidTr="000F43FF">
                        <w:trPr>
                          <w:trHeight w:val="56"/>
                        </w:trPr>
                        <w:tc>
                          <w:tcPr>
                            <w:tcW w:w="512" w:type="dxa"/>
                            <w:shd w:val="clear" w:color="auto" w:fill="auto"/>
                            <w:noWrap/>
                            <w:vAlign w:val="bottom"/>
                            <w:hideMark/>
                          </w:tcPr>
                          <w:p w14:paraId="241C24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66AF1C5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66DF9AF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B48A9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D9307C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2C9EF2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8C541D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75FC84A" w14:textId="77777777" w:rsidTr="000F43FF">
                        <w:trPr>
                          <w:trHeight w:val="56"/>
                        </w:trPr>
                        <w:tc>
                          <w:tcPr>
                            <w:tcW w:w="512" w:type="dxa"/>
                            <w:shd w:val="clear" w:color="auto" w:fill="auto"/>
                            <w:noWrap/>
                            <w:vAlign w:val="bottom"/>
                            <w:hideMark/>
                          </w:tcPr>
                          <w:p w14:paraId="0B4FC9F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045EA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5AFF68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3A92367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63F88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1E5A30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514BB3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2EA9403" w14:textId="77777777" w:rsidTr="000F43FF">
                        <w:trPr>
                          <w:trHeight w:val="56"/>
                        </w:trPr>
                        <w:tc>
                          <w:tcPr>
                            <w:tcW w:w="512" w:type="dxa"/>
                            <w:shd w:val="clear" w:color="auto" w:fill="auto"/>
                            <w:noWrap/>
                            <w:vAlign w:val="bottom"/>
                            <w:hideMark/>
                          </w:tcPr>
                          <w:p w14:paraId="00936A0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257F37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323593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2E239C6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27338A1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7F462F9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29C580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47167259" w14:textId="77777777" w:rsidTr="000F43FF">
                        <w:trPr>
                          <w:trHeight w:val="56"/>
                        </w:trPr>
                        <w:tc>
                          <w:tcPr>
                            <w:tcW w:w="512" w:type="dxa"/>
                            <w:shd w:val="clear" w:color="auto" w:fill="auto"/>
                            <w:noWrap/>
                            <w:vAlign w:val="bottom"/>
                            <w:hideMark/>
                          </w:tcPr>
                          <w:p w14:paraId="7C3CED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87B28C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7D8A6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69438</w:t>
                            </w:r>
                          </w:p>
                        </w:tc>
                        <w:tc>
                          <w:tcPr>
                            <w:tcW w:w="583" w:type="dxa"/>
                            <w:shd w:val="clear" w:color="auto" w:fill="auto"/>
                            <w:noWrap/>
                            <w:vAlign w:val="bottom"/>
                            <w:hideMark/>
                          </w:tcPr>
                          <w:p w14:paraId="0D66097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8.66</w:t>
                            </w:r>
                          </w:p>
                        </w:tc>
                        <w:tc>
                          <w:tcPr>
                            <w:tcW w:w="811" w:type="dxa"/>
                            <w:shd w:val="clear" w:color="auto" w:fill="auto"/>
                            <w:noWrap/>
                            <w:vAlign w:val="bottom"/>
                            <w:hideMark/>
                          </w:tcPr>
                          <w:p w14:paraId="1E854F6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7B43047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50F4D5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1D368666" w14:textId="77777777" w:rsidTr="000F43FF">
                        <w:trPr>
                          <w:trHeight w:val="56"/>
                        </w:trPr>
                        <w:tc>
                          <w:tcPr>
                            <w:tcW w:w="512" w:type="dxa"/>
                            <w:shd w:val="clear" w:color="auto" w:fill="auto"/>
                            <w:noWrap/>
                            <w:vAlign w:val="bottom"/>
                            <w:hideMark/>
                          </w:tcPr>
                          <w:p w14:paraId="432D8A3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51C173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1B2FAB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78576</w:t>
                            </w:r>
                          </w:p>
                        </w:tc>
                        <w:tc>
                          <w:tcPr>
                            <w:tcW w:w="583" w:type="dxa"/>
                            <w:shd w:val="clear" w:color="auto" w:fill="auto"/>
                            <w:noWrap/>
                            <w:vAlign w:val="bottom"/>
                            <w:hideMark/>
                          </w:tcPr>
                          <w:p w14:paraId="2A48E3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8.61</w:t>
                            </w:r>
                          </w:p>
                        </w:tc>
                        <w:tc>
                          <w:tcPr>
                            <w:tcW w:w="811" w:type="dxa"/>
                            <w:shd w:val="clear" w:color="auto" w:fill="auto"/>
                            <w:noWrap/>
                            <w:vAlign w:val="bottom"/>
                            <w:hideMark/>
                          </w:tcPr>
                          <w:p w14:paraId="4943AF0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449E54A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F2R</w:t>
                            </w:r>
                          </w:p>
                        </w:tc>
                        <w:tc>
                          <w:tcPr>
                            <w:tcW w:w="742" w:type="dxa"/>
                            <w:shd w:val="clear" w:color="auto" w:fill="auto"/>
                            <w:noWrap/>
                            <w:hideMark/>
                          </w:tcPr>
                          <w:p w14:paraId="0922F5A6"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06C2BD07" w14:textId="77777777" w:rsidTr="000F43FF">
                        <w:trPr>
                          <w:trHeight w:val="56"/>
                        </w:trPr>
                        <w:tc>
                          <w:tcPr>
                            <w:tcW w:w="512" w:type="dxa"/>
                            <w:shd w:val="clear" w:color="auto" w:fill="auto"/>
                            <w:noWrap/>
                            <w:vAlign w:val="bottom"/>
                            <w:hideMark/>
                          </w:tcPr>
                          <w:p w14:paraId="4FCEA72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5EF9AE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4163C9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69439</w:t>
                            </w:r>
                          </w:p>
                        </w:tc>
                        <w:tc>
                          <w:tcPr>
                            <w:tcW w:w="583" w:type="dxa"/>
                            <w:shd w:val="clear" w:color="auto" w:fill="auto"/>
                            <w:noWrap/>
                            <w:vAlign w:val="bottom"/>
                            <w:hideMark/>
                          </w:tcPr>
                          <w:p w14:paraId="341EB72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19646420"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SPON2</w:t>
                            </w:r>
                          </w:p>
                        </w:tc>
                        <w:tc>
                          <w:tcPr>
                            <w:tcW w:w="819" w:type="dxa"/>
                            <w:shd w:val="clear" w:color="auto" w:fill="auto"/>
                            <w:noWrap/>
                            <w:vAlign w:val="bottom"/>
                            <w:hideMark/>
                          </w:tcPr>
                          <w:p w14:paraId="3B61F2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37926894"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0A81B1" w14:textId="77777777" w:rsidTr="000F43FF">
                        <w:trPr>
                          <w:trHeight w:val="56"/>
                        </w:trPr>
                        <w:tc>
                          <w:tcPr>
                            <w:tcW w:w="512" w:type="dxa"/>
                            <w:shd w:val="clear" w:color="auto" w:fill="auto"/>
                            <w:noWrap/>
                            <w:vAlign w:val="bottom"/>
                            <w:hideMark/>
                          </w:tcPr>
                          <w:p w14:paraId="77DA5F0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F7D67B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58FFAF6A"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69190</w:t>
                            </w:r>
                          </w:p>
                        </w:tc>
                        <w:tc>
                          <w:tcPr>
                            <w:tcW w:w="583" w:type="dxa"/>
                            <w:shd w:val="clear" w:color="auto" w:fill="auto"/>
                            <w:noWrap/>
                            <w:vAlign w:val="bottom"/>
                            <w:hideMark/>
                          </w:tcPr>
                          <w:p w14:paraId="63F9659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8.6</w:t>
                            </w:r>
                          </w:p>
                        </w:tc>
                        <w:tc>
                          <w:tcPr>
                            <w:tcW w:w="811" w:type="dxa"/>
                            <w:shd w:val="clear" w:color="auto" w:fill="auto"/>
                            <w:noWrap/>
                            <w:vAlign w:val="bottom"/>
                            <w:hideMark/>
                          </w:tcPr>
                          <w:p w14:paraId="71BB94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VCAM1</w:t>
                            </w:r>
                          </w:p>
                        </w:tc>
                        <w:tc>
                          <w:tcPr>
                            <w:tcW w:w="819" w:type="dxa"/>
                            <w:shd w:val="clear" w:color="auto" w:fill="auto"/>
                            <w:noWrap/>
                            <w:vAlign w:val="bottom"/>
                            <w:hideMark/>
                          </w:tcPr>
                          <w:p w14:paraId="44406848"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75ED5CB5"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EF9B86C" w14:textId="77777777" w:rsidTr="000F43FF">
                        <w:trPr>
                          <w:trHeight w:val="175"/>
                        </w:trPr>
                        <w:tc>
                          <w:tcPr>
                            <w:tcW w:w="512" w:type="dxa"/>
                            <w:shd w:val="clear" w:color="auto" w:fill="auto"/>
                            <w:noWrap/>
                            <w:vAlign w:val="bottom"/>
                            <w:hideMark/>
                          </w:tcPr>
                          <w:p w14:paraId="641E398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769265F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95E476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83036</w:t>
                            </w:r>
                          </w:p>
                        </w:tc>
                        <w:tc>
                          <w:tcPr>
                            <w:tcW w:w="583" w:type="dxa"/>
                            <w:shd w:val="clear" w:color="auto" w:fill="auto"/>
                            <w:noWrap/>
                            <w:vAlign w:val="bottom"/>
                            <w:hideMark/>
                          </w:tcPr>
                          <w:p w14:paraId="60E583A5"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8.58</w:t>
                            </w:r>
                          </w:p>
                        </w:tc>
                        <w:tc>
                          <w:tcPr>
                            <w:tcW w:w="811" w:type="dxa"/>
                            <w:shd w:val="clear" w:color="auto" w:fill="auto"/>
                            <w:noWrap/>
                            <w:vAlign w:val="bottom"/>
                            <w:hideMark/>
                          </w:tcPr>
                          <w:p w14:paraId="5FF8333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4FD2DDB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790898C"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3B67F1C" w14:textId="77777777" w:rsidTr="000F43FF">
                        <w:trPr>
                          <w:trHeight w:val="58"/>
                        </w:trPr>
                        <w:tc>
                          <w:tcPr>
                            <w:tcW w:w="512" w:type="dxa"/>
                            <w:shd w:val="clear" w:color="auto" w:fill="auto"/>
                            <w:noWrap/>
                            <w:vAlign w:val="bottom"/>
                            <w:hideMark/>
                          </w:tcPr>
                          <w:p w14:paraId="3D24C4A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4699F89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BE2873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82822</w:t>
                            </w:r>
                          </w:p>
                        </w:tc>
                        <w:tc>
                          <w:tcPr>
                            <w:tcW w:w="583" w:type="dxa"/>
                            <w:shd w:val="clear" w:color="auto" w:fill="auto"/>
                            <w:noWrap/>
                            <w:vAlign w:val="bottom"/>
                            <w:hideMark/>
                          </w:tcPr>
                          <w:p w14:paraId="5C6ABC1F"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8.57</w:t>
                            </w:r>
                          </w:p>
                        </w:tc>
                        <w:tc>
                          <w:tcPr>
                            <w:tcW w:w="811" w:type="dxa"/>
                            <w:shd w:val="clear" w:color="auto" w:fill="auto"/>
                            <w:noWrap/>
                            <w:vAlign w:val="bottom"/>
                            <w:hideMark/>
                          </w:tcPr>
                          <w:p w14:paraId="05BFDB5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2C4F3A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672F88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2A8856E1" w14:textId="77777777" w:rsidTr="000F43FF">
                        <w:trPr>
                          <w:trHeight w:val="56"/>
                        </w:trPr>
                        <w:tc>
                          <w:tcPr>
                            <w:tcW w:w="512" w:type="dxa"/>
                            <w:shd w:val="clear" w:color="auto" w:fill="auto"/>
                            <w:noWrap/>
                            <w:vAlign w:val="bottom"/>
                            <w:hideMark/>
                          </w:tcPr>
                          <w:p w14:paraId="7B37241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D6FAAA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FF2493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83001</w:t>
                            </w:r>
                          </w:p>
                        </w:tc>
                        <w:tc>
                          <w:tcPr>
                            <w:tcW w:w="583" w:type="dxa"/>
                            <w:shd w:val="clear" w:color="auto" w:fill="auto"/>
                            <w:noWrap/>
                            <w:vAlign w:val="bottom"/>
                            <w:hideMark/>
                          </w:tcPr>
                          <w:p w14:paraId="5CEEC10E"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8.55</w:t>
                            </w:r>
                          </w:p>
                        </w:tc>
                        <w:tc>
                          <w:tcPr>
                            <w:tcW w:w="811" w:type="dxa"/>
                            <w:shd w:val="clear" w:color="auto" w:fill="auto"/>
                            <w:noWrap/>
                            <w:vAlign w:val="bottom"/>
                            <w:hideMark/>
                          </w:tcPr>
                          <w:p w14:paraId="4E71114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VEGFA</w:t>
                            </w:r>
                          </w:p>
                        </w:tc>
                        <w:tc>
                          <w:tcPr>
                            <w:tcW w:w="819" w:type="dxa"/>
                            <w:shd w:val="clear" w:color="auto" w:fill="auto"/>
                            <w:noWrap/>
                            <w:vAlign w:val="bottom"/>
                            <w:hideMark/>
                          </w:tcPr>
                          <w:p w14:paraId="62B0867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92278FD"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37F8BFB9" w14:textId="77777777" w:rsidTr="000F43FF">
                        <w:trPr>
                          <w:trHeight w:val="56"/>
                        </w:trPr>
                        <w:tc>
                          <w:tcPr>
                            <w:tcW w:w="512" w:type="dxa"/>
                            <w:shd w:val="clear" w:color="auto" w:fill="auto"/>
                            <w:noWrap/>
                            <w:vAlign w:val="bottom"/>
                            <w:hideMark/>
                          </w:tcPr>
                          <w:p w14:paraId="4B79CED4"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1B0073BC"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B64A92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95712</w:t>
                            </w:r>
                          </w:p>
                        </w:tc>
                        <w:tc>
                          <w:tcPr>
                            <w:tcW w:w="583" w:type="dxa"/>
                            <w:shd w:val="clear" w:color="auto" w:fill="auto"/>
                            <w:noWrap/>
                            <w:vAlign w:val="bottom"/>
                            <w:hideMark/>
                          </w:tcPr>
                          <w:p w14:paraId="5FBAC776"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1B82E8FD"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0830F3B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901DFEF"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5985C19D" w14:textId="77777777" w:rsidTr="000F43FF">
                        <w:trPr>
                          <w:trHeight w:val="76"/>
                        </w:trPr>
                        <w:tc>
                          <w:tcPr>
                            <w:tcW w:w="512" w:type="dxa"/>
                            <w:shd w:val="clear" w:color="auto" w:fill="auto"/>
                            <w:noWrap/>
                            <w:vAlign w:val="bottom"/>
                            <w:hideMark/>
                          </w:tcPr>
                          <w:p w14:paraId="5CDFE543"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46B1901"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6BAAF0C9"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81406</w:t>
                            </w:r>
                          </w:p>
                        </w:tc>
                        <w:tc>
                          <w:tcPr>
                            <w:tcW w:w="583" w:type="dxa"/>
                            <w:shd w:val="clear" w:color="auto" w:fill="auto"/>
                            <w:noWrap/>
                            <w:vAlign w:val="bottom"/>
                            <w:hideMark/>
                          </w:tcPr>
                          <w:p w14:paraId="17E43C6B"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8.54</w:t>
                            </w:r>
                          </w:p>
                        </w:tc>
                        <w:tc>
                          <w:tcPr>
                            <w:tcW w:w="811" w:type="dxa"/>
                            <w:shd w:val="clear" w:color="auto" w:fill="auto"/>
                            <w:noWrap/>
                            <w:vAlign w:val="bottom"/>
                            <w:hideMark/>
                          </w:tcPr>
                          <w:p w14:paraId="29EE8FD7"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SLPI</w:t>
                            </w:r>
                          </w:p>
                        </w:tc>
                        <w:tc>
                          <w:tcPr>
                            <w:tcW w:w="819" w:type="dxa"/>
                            <w:shd w:val="clear" w:color="auto" w:fill="auto"/>
                            <w:noWrap/>
                            <w:vAlign w:val="bottom"/>
                            <w:hideMark/>
                          </w:tcPr>
                          <w:p w14:paraId="40110312" w14:textId="77777777" w:rsidR="00456A0D" w:rsidRPr="00CC78A8" w:rsidRDefault="00456A0D"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CD4</w:t>
                            </w:r>
                          </w:p>
                        </w:tc>
                        <w:tc>
                          <w:tcPr>
                            <w:tcW w:w="742" w:type="dxa"/>
                            <w:shd w:val="clear" w:color="auto" w:fill="auto"/>
                            <w:noWrap/>
                            <w:hideMark/>
                          </w:tcPr>
                          <w:p w14:paraId="67AFACD1" w14:textId="77777777" w:rsidR="00456A0D" w:rsidRPr="00CC78A8" w:rsidRDefault="00456A0D"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56A0D" w:rsidRPr="00CC78A8" w14:paraId="75C8DCC0" w14:textId="77777777" w:rsidTr="000F43FF">
                        <w:trPr>
                          <w:trHeight w:val="56"/>
                        </w:trPr>
                        <w:tc>
                          <w:tcPr>
                            <w:tcW w:w="512" w:type="dxa"/>
                            <w:shd w:val="clear" w:color="auto" w:fill="auto"/>
                            <w:noWrap/>
                            <w:vAlign w:val="bottom"/>
                            <w:hideMark/>
                          </w:tcPr>
                          <w:p w14:paraId="7B618F4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8C1AE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703" w:type="dxa"/>
                            <w:shd w:val="clear" w:color="auto" w:fill="auto"/>
                            <w:noWrap/>
                            <w:vAlign w:val="bottom"/>
                            <w:hideMark/>
                          </w:tcPr>
                          <w:p w14:paraId="693EB8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263A1FC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EE133F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4093401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C0E25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81038EE" w14:textId="77777777" w:rsidTr="000F43FF">
                        <w:trPr>
                          <w:trHeight w:val="56"/>
                        </w:trPr>
                        <w:tc>
                          <w:tcPr>
                            <w:tcW w:w="512" w:type="dxa"/>
                            <w:shd w:val="clear" w:color="auto" w:fill="auto"/>
                            <w:noWrap/>
                            <w:vAlign w:val="bottom"/>
                            <w:hideMark/>
                          </w:tcPr>
                          <w:p w14:paraId="35C9AFD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56C33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72EDB4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77886</w:t>
                            </w:r>
                          </w:p>
                        </w:tc>
                        <w:tc>
                          <w:tcPr>
                            <w:tcW w:w="583" w:type="dxa"/>
                            <w:shd w:val="clear" w:color="auto" w:fill="auto"/>
                            <w:noWrap/>
                            <w:vAlign w:val="bottom"/>
                            <w:hideMark/>
                          </w:tcPr>
                          <w:p w14:paraId="242DF99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8.54</w:t>
                            </w:r>
                          </w:p>
                        </w:tc>
                        <w:tc>
                          <w:tcPr>
                            <w:tcW w:w="811" w:type="dxa"/>
                            <w:shd w:val="clear" w:color="auto" w:fill="auto"/>
                            <w:noWrap/>
                            <w:vAlign w:val="bottom"/>
                            <w:hideMark/>
                          </w:tcPr>
                          <w:p w14:paraId="12CC84D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GNAI2</w:t>
                            </w:r>
                          </w:p>
                        </w:tc>
                        <w:tc>
                          <w:tcPr>
                            <w:tcW w:w="819" w:type="dxa"/>
                            <w:shd w:val="clear" w:color="auto" w:fill="auto"/>
                            <w:noWrap/>
                            <w:vAlign w:val="bottom"/>
                            <w:hideMark/>
                          </w:tcPr>
                          <w:p w14:paraId="4B1149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LPAR3</w:t>
                            </w:r>
                          </w:p>
                        </w:tc>
                        <w:tc>
                          <w:tcPr>
                            <w:tcW w:w="742" w:type="dxa"/>
                            <w:shd w:val="clear" w:color="auto" w:fill="auto"/>
                            <w:noWrap/>
                            <w:hideMark/>
                          </w:tcPr>
                          <w:p w14:paraId="714751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02CC996" w14:textId="77777777" w:rsidTr="000F43FF">
                        <w:trPr>
                          <w:trHeight w:val="56"/>
                        </w:trPr>
                        <w:tc>
                          <w:tcPr>
                            <w:tcW w:w="512" w:type="dxa"/>
                            <w:shd w:val="clear" w:color="auto" w:fill="auto"/>
                            <w:noWrap/>
                            <w:vAlign w:val="bottom"/>
                            <w:hideMark/>
                          </w:tcPr>
                          <w:p w14:paraId="0164F0F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7DA3F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270788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66FF34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8.53</w:t>
                            </w:r>
                          </w:p>
                        </w:tc>
                        <w:tc>
                          <w:tcPr>
                            <w:tcW w:w="811" w:type="dxa"/>
                            <w:shd w:val="clear" w:color="auto" w:fill="auto"/>
                            <w:noWrap/>
                            <w:vAlign w:val="bottom"/>
                            <w:hideMark/>
                          </w:tcPr>
                          <w:p w14:paraId="6790928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305314B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7E4ECD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5099288" w14:textId="77777777" w:rsidTr="000F43FF">
                        <w:trPr>
                          <w:trHeight w:val="58"/>
                        </w:trPr>
                        <w:tc>
                          <w:tcPr>
                            <w:tcW w:w="512" w:type="dxa"/>
                            <w:shd w:val="clear" w:color="auto" w:fill="auto"/>
                            <w:noWrap/>
                            <w:vAlign w:val="bottom"/>
                            <w:hideMark/>
                          </w:tcPr>
                          <w:p w14:paraId="413E4F7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E7A74A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703" w:type="dxa"/>
                            <w:shd w:val="clear" w:color="auto" w:fill="auto"/>
                            <w:noWrap/>
                            <w:vAlign w:val="bottom"/>
                            <w:hideMark/>
                          </w:tcPr>
                          <w:p w14:paraId="0AD8D80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81406</w:t>
                            </w:r>
                          </w:p>
                        </w:tc>
                        <w:tc>
                          <w:tcPr>
                            <w:tcW w:w="583" w:type="dxa"/>
                            <w:shd w:val="clear" w:color="auto" w:fill="auto"/>
                            <w:noWrap/>
                            <w:vAlign w:val="bottom"/>
                            <w:hideMark/>
                          </w:tcPr>
                          <w:p w14:paraId="3BE5077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8.52</w:t>
                            </w:r>
                          </w:p>
                        </w:tc>
                        <w:tc>
                          <w:tcPr>
                            <w:tcW w:w="811" w:type="dxa"/>
                            <w:shd w:val="clear" w:color="auto" w:fill="auto"/>
                            <w:noWrap/>
                            <w:vAlign w:val="bottom"/>
                            <w:hideMark/>
                          </w:tcPr>
                          <w:p w14:paraId="5C5D636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SLPI</w:t>
                            </w:r>
                          </w:p>
                        </w:tc>
                        <w:tc>
                          <w:tcPr>
                            <w:tcW w:w="819" w:type="dxa"/>
                            <w:shd w:val="clear" w:color="auto" w:fill="auto"/>
                            <w:noWrap/>
                            <w:vAlign w:val="bottom"/>
                            <w:hideMark/>
                          </w:tcPr>
                          <w:p w14:paraId="05BA950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CD4</w:t>
                            </w:r>
                          </w:p>
                        </w:tc>
                        <w:tc>
                          <w:tcPr>
                            <w:tcW w:w="742" w:type="dxa"/>
                            <w:shd w:val="clear" w:color="auto" w:fill="auto"/>
                            <w:noWrap/>
                            <w:hideMark/>
                          </w:tcPr>
                          <w:p w14:paraId="61F4BD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644DD8DF" w14:textId="77777777" w:rsidTr="000F43FF">
                        <w:trPr>
                          <w:trHeight w:val="56"/>
                        </w:trPr>
                        <w:tc>
                          <w:tcPr>
                            <w:tcW w:w="512" w:type="dxa"/>
                            <w:shd w:val="clear" w:color="auto" w:fill="auto"/>
                            <w:noWrap/>
                            <w:vAlign w:val="bottom"/>
                            <w:hideMark/>
                          </w:tcPr>
                          <w:p w14:paraId="5B472D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54ABFC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64FFB8E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95592</w:t>
                            </w:r>
                          </w:p>
                        </w:tc>
                        <w:tc>
                          <w:tcPr>
                            <w:tcW w:w="583" w:type="dxa"/>
                            <w:shd w:val="clear" w:color="auto" w:fill="auto"/>
                            <w:noWrap/>
                            <w:vAlign w:val="bottom"/>
                            <w:hideMark/>
                          </w:tcPr>
                          <w:p w14:paraId="4164CDC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8.47</w:t>
                            </w:r>
                          </w:p>
                        </w:tc>
                        <w:tc>
                          <w:tcPr>
                            <w:tcW w:w="811" w:type="dxa"/>
                            <w:shd w:val="clear" w:color="auto" w:fill="auto"/>
                            <w:noWrap/>
                            <w:vAlign w:val="bottom"/>
                            <w:hideMark/>
                          </w:tcPr>
                          <w:p w14:paraId="5336578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ICAM4</w:t>
                            </w:r>
                          </w:p>
                        </w:tc>
                        <w:tc>
                          <w:tcPr>
                            <w:tcW w:w="819" w:type="dxa"/>
                            <w:shd w:val="clear" w:color="auto" w:fill="auto"/>
                            <w:noWrap/>
                            <w:vAlign w:val="bottom"/>
                            <w:hideMark/>
                          </w:tcPr>
                          <w:p w14:paraId="66C8BDE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3E29CA9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2298F8AF" w14:textId="77777777" w:rsidTr="000F43FF">
                        <w:trPr>
                          <w:trHeight w:val="56"/>
                        </w:trPr>
                        <w:tc>
                          <w:tcPr>
                            <w:tcW w:w="512" w:type="dxa"/>
                            <w:shd w:val="clear" w:color="auto" w:fill="auto"/>
                            <w:noWrap/>
                            <w:vAlign w:val="bottom"/>
                            <w:hideMark/>
                          </w:tcPr>
                          <w:p w14:paraId="1985D0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PH</w:t>
                            </w:r>
                          </w:p>
                        </w:tc>
                        <w:tc>
                          <w:tcPr>
                            <w:tcW w:w="512" w:type="dxa"/>
                            <w:shd w:val="clear" w:color="auto" w:fill="auto"/>
                            <w:noWrap/>
                            <w:vAlign w:val="bottom"/>
                            <w:hideMark/>
                          </w:tcPr>
                          <w:p w14:paraId="3DAD26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369FA0B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70058</w:t>
                            </w:r>
                          </w:p>
                        </w:tc>
                        <w:tc>
                          <w:tcPr>
                            <w:tcW w:w="583" w:type="dxa"/>
                            <w:shd w:val="clear" w:color="auto" w:fill="auto"/>
                            <w:noWrap/>
                            <w:vAlign w:val="bottom"/>
                            <w:hideMark/>
                          </w:tcPr>
                          <w:p w14:paraId="24E6323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8.46</w:t>
                            </w:r>
                          </w:p>
                        </w:tc>
                        <w:tc>
                          <w:tcPr>
                            <w:tcW w:w="811" w:type="dxa"/>
                            <w:shd w:val="clear" w:color="auto" w:fill="auto"/>
                            <w:noWrap/>
                            <w:vAlign w:val="bottom"/>
                            <w:hideMark/>
                          </w:tcPr>
                          <w:p w14:paraId="2E20A99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SPON2</w:t>
                            </w:r>
                          </w:p>
                        </w:tc>
                        <w:tc>
                          <w:tcPr>
                            <w:tcW w:w="819" w:type="dxa"/>
                            <w:shd w:val="clear" w:color="auto" w:fill="auto"/>
                            <w:noWrap/>
                            <w:vAlign w:val="bottom"/>
                            <w:hideMark/>
                          </w:tcPr>
                          <w:p w14:paraId="3615EDC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24EC2E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943C76E" w14:textId="77777777" w:rsidTr="000F43FF">
                        <w:trPr>
                          <w:trHeight w:val="56"/>
                        </w:trPr>
                        <w:tc>
                          <w:tcPr>
                            <w:tcW w:w="512" w:type="dxa"/>
                            <w:shd w:val="clear" w:color="auto" w:fill="auto"/>
                            <w:noWrap/>
                            <w:vAlign w:val="bottom"/>
                            <w:hideMark/>
                          </w:tcPr>
                          <w:p w14:paraId="61890B5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6185218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4B64543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69406</w:t>
                            </w:r>
                          </w:p>
                        </w:tc>
                        <w:tc>
                          <w:tcPr>
                            <w:tcW w:w="583" w:type="dxa"/>
                            <w:shd w:val="clear" w:color="auto" w:fill="auto"/>
                            <w:noWrap/>
                            <w:vAlign w:val="bottom"/>
                            <w:hideMark/>
                          </w:tcPr>
                          <w:p w14:paraId="62FECA5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8.43</w:t>
                            </w:r>
                          </w:p>
                        </w:tc>
                        <w:tc>
                          <w:tcPr>
                            <w:tcW w:w="811" w:type="dxa"/>
                            <w:shd w:val="clear" w:color="auto" w:fill="auto"/>
                            <w:noWrap/>
                            <w:vAlign w:val="bottom"/>
                            <w:hideMark/>
                          </w:tcPr>
                          <w:p w14:paraId="63A4828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PLAU</w:t>
                            </w:r>
                          </w:p>
                        </w:tc>
                        <w:tc>
                          <w:tcPr>
                            <w:tcW w:w="819" w:type="dxa"/>
                            <w:shd w:val="clear" w:color="auto" w:fill="auto"/>
                            <w:noWrap/>
                            <w:vAlign w:val="bottom"/>
                            <w:hideMark/>
                          </w:tcPr>
                          <w:p w14:paraId="3931687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7815FC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7A7520CA" w14:textId="77777777" w:rsidTr="000F43FF">
                        <w:trPr>
                          <w:trHeight w:val="56"/>
                        </w:trPr>
                        <w:tc>
                          <w:tcPr>
                            <w:tcW w:w="512" w:type="dxa"/>
                            <w:shd w:val="clear" w:color="auto" w:fill="auto"/>
                            <w:noWrap/>
                            <w:vAlign w:val="bottom"/>
                            <w:hideMark/>
                          </w:tcPr>
                          <w:p w14:paraId="3846B00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0ADB30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15CEDE6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95964</w:t>
                            </w:r>
                          </w:p>
                        </w:tc>
                        <w:tc>
                          <w:tcPr>
                            <w:tcW w:w="583" w:type="dxa"/>
                            <w:shd w:val="clear" w:color="auto" w:fill="auto"/>
                            <w:noWrap/>
                            <w:vAlign w:val="bottom"/>
                            <w:hideMark/>
                          </w:tcPr>
                          <w:p w14:paraId="3C35F48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8.42</w:t>
                            </w:r>
                          </w:p>
                        </w:tc>
                        <w:tc>
                          <w:tcPr>
                            <w:tcW w:w="811" w:type="dxa"/>
                            <w:shd w:val="clear" w:color="auto" w:fill="auto"/>
                            <w:noWrap/>
                            <w:vAlign w:val="bottom"/>
                            <w:hideMark/>
                          </w:tcPr>
                          <w:p w14:paraId="7CF3795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VEGFA</w:t>
                            </w:r>
                          </w:p>
                        </w:tc>
                        <w:tc>
                          <w:tcPr>
                            <w:tcW w:w="819" w:type="dxa"/>
                            <w:shd w:val="clear" w:color="auto" w:fill="auto"/>
                            <w:noWrap/>
                            <w:vAlign w:val="bottom"/>
                            <w:hideMark/>
                          </w:tcPr>
                          <w:p w14:paraId="23841B8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1E21318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2AC499D" w14:textId="77777777" w:rsidTr="000F43FF">
                        <w:trPr>
                          <w:trHeight w:val="56"/>
                        </w:trPr>
                        <w:tc>
                          <w:tcPr>
                            <w:tcW w:w="512" w:type="dxa"/>
                            <w:shd w:val="clear" w:color="auto" w:fill="auto"/>
                            <w:noWrap/>
                            <w:vAlign w:val="bottom"/>
                            <w:hideMark/>
                          </w:tcPr>
                          <w:p w14:paraId="7A77DA0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62F4D12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6508BA6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6357</w:t>
                            </w:r>
                          </w:p>
                        </w:tc>
                        <w:tc>
                          <w:tcPr>
                            <w:tcW w:w="583" w:type="dxa"/>
                            <w:shd w:val="clear" w:color="auto" w:fill="auto"/>
                            <w:noWrap/>
                            <w:vAlign w:val="bottom"/>
                            <w:hideMark/>
                          </w:tcPr>
                          <w:p w14:paraId="1AE4F21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C2743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CDH1</w:t>
                            </w:r>
                          </w:p>
                        </w:tc>
                        <w:tc>
                          <w:tcPr>
                            <w:tcW w:w="819" w:type="dxa"/>
                            <w:shd w:val="clear" w:color="auto" w:fill="auto"/>
                            <w:noWrap/>
                            <w:vAlign w:val="bottom"/>
                            <w:hideMark/>
                          </w:tcPr>
                          <w:p w14:paraId="695290D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PTPRM</w:t>
                            </w:r>
                          </w:p>
                        </w:tc>
                        <w:tc>
                          <w:tcPr>
                            <w:tcW w:w="742" w:type="dxa"/>
                            <w:shd w:val="clear" w:color="auto" w:fill="auto"/>
                            <w:noWrap/>
                            <w:hideMark/>
                          </w:tcPr>
                          <w:p w14:paraId="1F8BD6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171AEA00" w14:textId="77777777" w:rsidTr="000F43FF">
                        <w:trPr>
                          <w:trHeight w:val="56"/>
                        </w:trPr>
                        <w:tc>
                          <w:tcPr>
                            <w:tcW w:w="512" w:type="dxa"/>
                            <w:shd w:val="clear" w:color="auto" w:fill="auto"/>
                            <w:noWrap/>
                            <w:vAlign w:val="bottom"/>
                            <w:hideMark/>
                          </w:tcPr>
                          <w:p w14:paraId="3690E7F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02010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703" w:type="dxa"/>
                            <w:shd w:val="clear" w:color="auto" w:fill="auto"/>
                            <w:noWrap/>
                            <w:vAlign w:val="bottom"/>
                            <w:hideMark/>
                          </w:tcPr>
                          <w:p w14:paraId="1922FEB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70050</w:t>
                            </w:r>
                          </w:p>
                        </w:tc>
                        <w:tc>
                          <w:tcPr>
                            <w:tcW w:w="583" w:type="dxa"/>
                            <w:shd w:val="clear" w:color="auto" w:fill="auto"/>
                            <w:noWrap/>
                            <w:vAlign w:val="bottom"/>
                            <w:hideMark/>
                          </w:tcPr>
                          <w:p w14:paraId="6E917EB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8.39</w:t>
                            </w:r>
                          </w:p>
                        </w:tc>
                        <w:tc>
                          <w:tcPr>
                            <w:tcW w:w="811" w:type="dxa"/>
                            <w:shd w:val="clear" w:color="auto" w:fill="auto"/>
                            <w:noWrap/>
                            <w:vAlign w:val="bottom"/>
                            <w:hideMark/>
                          </w:tcPr>
                          <w:p w14:paraId="5EB788C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CCN1</w:t>
                            </w:r>
                          </w:p>
                        </w:tc>
                        <w:tc>
                          <w:tcPr>
                            <w:tcW w:w="819" w:type="dxa"/>
                            <w:shd w:val="clear" w:color="auto" w:fill="auto"/>
                            <w:noWrap/>
                            <w:vAlign w:val="bottom"/>
                            <w:hideMark/>
                          </w:tcPr>
                          <w:p w14:paraId="420700A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21B0CF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5C4A418D" w14:textId="77777777" w:rsidTr="000F43FF">
                        <w:trPr>
                          <w:trHeight w:val="56"/>
                        </w:trPr>
                        <w:tc>
                          <w:tcPr>
                            <w:tcW w:w="512" w:type="dxa"/>
                            <w:shd w:val="clear" w:color="auto" w:fill="auto"/>
                            <w:noWrap/>
                            <w:vAlign w:val="bottom"/>
                            <w:hideMark/>
                          </w:tcPr>
                          <w:p w14:paraId="7E8FBB8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6B1AB08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79F29CE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69337</w:t>
                            </w:r>
                          </w:p>
                        </w:tc>
                        <w:tc>
                          <w:tcPr>
                            <w:tcW w:w="583" w:type="dxa"/>
                            <w:shd w:val="clear" w:color="auto" w:fill="auto"/>
                            <w:noWrap/>
                            <w:vAlign w:val="bottom"/>
                            <w:hideMark/>
                          </w:tcPr>
                          <w:p w14:paraId="6B79575A"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8.36</w:t>
                            </w:r>
                          </w:p>
                        </w:tc>
                        <w:tc>
                          <w:tcPr>
                            <w:tcW w:w="811" w:type="dxa"/>
                            <w:shd w:val="clear" w:color="auto" w:fill="auto"/>
                            <w:noWrap/>
                            <w:vAlign w:val="bottom"/>
                            <w:hideMark/>
                          </w:tcPr>
                          <w:p w14:paraId="2918FC0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CCN2</w:t>
                            </w:r>
                          </w:p>
                        </w:tc>
                        <w:tc>
                          <w:tcPr>
                            <w:tcW w:w="819" w:type="dxa"/>
                            <w:shd w:val="clear" w:color="auto" w:fill="auto"/>
                            <w:noWrap/>
                            <w:vAlign w:val="bottom"/>
                            <w:hideMark/>
                          </w:tcPr>
                          <w:p w14:paraId="3E8954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35781F01"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328B3670" w14:textId="77777777" w:rsidTr="000F43FF">
                        <w:trPr>
                          <w:trHeight w:val="130"/>
                        </w:trPr>
                        <w:tc>
                          <w:tcPr>
                            <w:tcW w:w="512" w:type="dxa"/>
                            <w:shd w:val="clear" w:color="auto" w:fill="auto"/>
                            <w:noWrap/>
                            <w:vAlign w:val="bottom"/>
                            <w:hideMark/>
                          </w:tcPr>
                          <w:p w14:paraId="27C1B66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HP</w:t>
                            </w:r>
                          </w:p>
                        </w:tc>
                        <w:tc>
                          <w:tcPr>
                            <w:tcW w:w="512" w:type="dxa"/>
                            <w:shd w:val="clear" w:color="auto" w:fill="auto"/>
                            <w:noWrap/>
                            <w:vAlign w:val="bottom"/>
                            <w:hideMark/>
                          </w:tcPr>
                          <w:p w14:paraId="4D7F9B1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w:t>
                            </w:r>
                          </w:p>
                        </w:tc>
                        <w:tc>
                          <w:tcPr>
                            <w:tcW w:w="703" w:type="dxa"/>
                            <w:shd w:val="clear" w:color="auto" w:fill="auto"/>
                            <w:noWrap/>
                            <w:vAlign w:val="bottom"/>
                            <w:hideMark/>
                          </w:tcPr>
                          <w:p w14:paraId="336E472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95866</w:t>
                            </w:r>
                          </w:p>
                        </w:tc>
                        <w:tc>
                          <w:tcPr>
                            <w:tcW w:w="583" w:type="dxa"/>
                            <w:shd w:val="clear" w:color="auto" w:fill="auto"/>
                            <w:noWrap/>
                            <w:vAlign w:val="bottom"/>
                            <w:hideMark/>
                          </w:tcPr>
                          <w:p w14:paraId="28AC960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00049C3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ITGB3BP</w:t>
                            </w:r>
                          </w:p>
                        </w:tc>
                        <w:tc>
                          <w:tcPr>
                            <w:tcW w:w="819" w:type="dxa"/>
                            <w:shd w:val="clear" w:color="auto" w:fill="auto"/>
                            <w:noWrap/>
                            <w:vAlign w:val="bottom"/>
                            <w:hideMark/>
                          </w:tcPr>
                          <w:p w14:paraId="4BE954E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ITGB3</w:t>
                            </w:r>
                          </w:p>
                        </w:tc>
                        <w:tc>
                          <w:tcPr>
                            <w:tcW w:w="742" w:type="dxa"/>
                            <w:shd w:val="clear" w:color="auto" w:fill="auto"/>
                            <w:noWrap/>
                            <w:hideMark/>
                          </w:tcPr>
                          <w:p w14:paraId="516BE05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15C717A" w14:textId="77777777" w:rsidTr="000F43FF">
                        <w:trPr>
                          <w:trHeight w:val="56"/>
                        </w:trPr>
                        <w:tc>
                          <w:tcPr>
                            <w:tcW w:w="512" w:type="dxa"/>
                            <w:shd w:val="clear" w:color="auto" w:fill="auto"/>
                            <w:noWrap/>
                            <w:vAlign w:val="bottom"/>
                            <w:hideMark/>
                          </w:tcPr>
                          <w:p w14:paraId="21B43AA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512" w:type="dxa"/>
                            <w:shd w:val="clear" w:color="auto" w:fill="auto"/>
                            <w:noWrap/>
                            <w:vAlign w:val="bottom"/>
                            <w:hideMark/>
                          </w:tcPr>
                          <w:p w14:paraId="1A3C16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0E439E6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69175</w:t>
                            </w:r>
                          </w:p>
                        </w:tc>
                        <w:tc>
                          <w:tcPr>
                            <w:tcW w:w="583" w:type="dxa"/>
                            <w:shd w:val="clear" w:color="auto" w:fill="auto"/>
                            <w:noWrap/>
                            <w:vAlign w:val="bottom"/>
                            <w:hideMark/>
                          </w:tcPr>
                          <w:p w14:paraId="5320866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8.35</w:t>
                            </w:r>
                          </w:p>
                        </w:tc>
                        <w:tc>
                          <w:tcPr>
                            <w:tcW w:w="811" w:type="dxa"/>
                            <w:shd w:val="clear" w:color="auto" w:fill="auto"/>
                            <w:noWrap/>
                            <w:vAlign w:val="bottom"/>
                            <w:hideMark/>
                          </w:tcPr>
                          <w:p w14:paraId="21D1AF2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KNG1</w:t>
                            </w:r>
                          </w:p>
                        </w:tc>
                        <w:tc>
                          <w:tcPr>
                            <w:tcW w:w="819" w:type="dxa"/>
                            <w:shd w:val="clear" w:color="auto" w:fill="auto"/>
                            <w:noWrap/>
                            <w:vAlign w:val="bottom"/>
                            <w:hideMark/>
                          </w:tcPr>
                          <w:p w14:paraId="0438734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04AB7963"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48083956" w14:textId="77777777" w:rsidTr="000F43FF">
                        <w:trPr>
                          <w:trHeight w:val="56"/>
                        </w:trPr>
                        <w:tc>
                          <w:tcPr>
                            <w:tcW w:w="512" w:type="dxa"/>
                            <w:shd w:val="clear" w:color="auto" w:fill="auto"/>
                            <w:noWrap/>
                            <w:vAlign w:val="bottom"/>
                            <w:hideMark/>
                          </w:tcPr>
                          <w:p w14:paraId="127A3D19"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OB</w:t>
                            </w:r>
                          </w:p>
                        </w:tc>
                        <w:tc>
                          <w:tcPr>
                            <w:tcW w:w="512" w:type="dxa"/>
                            <w:shd w:val="clear" w:color="auto" w:fill="auto"/>
                            <w:noWrap/>
                            <w:vAlign w:val="bottom"/>
                            <w:hideMark/>
                          </w:tcPr>
                          <w:p w14:paraId="7686B18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703" w:type="dxa"/>
                            <w:shd w:val="clear" w:color="auto" w:fill="auto"/>
                            <w:noWrap/>
                            <w:vAlign w:val="bottom"/>
                            <w:hideMark/>
                          </w:tcPr>
                          <w:p w14:paraId="2854C8B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69010</w:t>
                            </w:r>
                          </w:p>
                        </w:tc>
                        <w:tc>
                          <w:tcPr>
                            <w:tcW w:w="583" w:type="dxa"/>
                            <w:shd w:val="clear" w:color="auto" w:fill="auto"/>
                            <w:noWrap/>
                            <w:vAlign w:val="bottom"/>
                            <w:hideMark/>
                          </w:tcPr>
                          <w:p w14:paraId="57A57530"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8.33</w:t>
                            </w:r>
                          </w:p>
                        </w:tc>
                        <w:tc>
                          <w:tcPr>
                            <w:tcW w:w="811" w:type="dxa"/>
                            <w:shd w:val="clear" w:color="auto" w:fill="auto"/>
                            <w:noWrap/>
                            <w:vAlign w:val="bottom"/>
                            <w:hideMark/>
                          </w:tcPr>
                          <w:p w14:paraId="018DA8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PLAT</w:t>
                            </w:r>
                          </w:p>
                        </w:tc>
                        <w:tc>
                          <w:tcPr>
                            <w:tcW w:w="819" w:type="dxa"/>
                            <w:shd w:val="clear" w:color="auto" w:fill="auto"/>
                            <w:noWrap/>
                            <w:vAlign w:val="bottom"/>
                            <w:hideMark/>
                          </w:tcPr>
                          <w:p w14:paraId="328CC074"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ITGB2</w:t>
                            </w:r>
                          </w:p>
                        </w:tc>
                        <w:tc>
                          <w:tcPr>
                            <w:tcW w:w="742" w:type="dxa"/>
                            <w:shd w:val="clear" w:color="auto" w:fill="auto"/>
                            <w:noWrap/>
                            <w:hideMark/>
                          </w:tcPr>
                          <w:p w14:paraId="5CBFE02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4881CD8" w14:textId="77777777" w:rsidTr="000F43FF">
                        <w:trPr>
                          <w:trHeight w:val="56"/>
                        </w:trPr>
                        <w:tc>
                          <w:tcPr>
                            <w:tcW w:w="512" w:type="dxa"/>
                            <w:shd w:val="clear" w:color="auto" w:fill="auto"/>
                            <w:noWrap/>
                            <w:vAlign w:val="bottom"/>
                            <w:hideMark/>
                          </w:tcPr>
                          <w:p w14:paraId="7E8C7AB2"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6E4BF26D"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SMC</w:t>
                            </w:r>
                          </w:p>
                        </w:tc>
                        <w:tc>
                          <w:tcPr>
                            <w:tcW w:w="703" w:type="dxa"/>
                            <w:shd w:val="clear" w:color="auto" w:fill="auto"/>
                            <w:noWrap/>
                            <w:vAlign w:val="bottom"/>
                            <w:hideMark/>
                          </w:tcPr>
                          <w:p w14:paraId="72A031DC"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101117</w:t>
                            </w:r>
                          </w:p>
                        </w:tc>
                        <w:tc>
                          <w:tcPr>
                            <w:tcW w:w="583" w:type="dxa"/>
                            <w:shd w:val="clear" w:color="auto" w:fill="auto"/>
                            <w:noWrap/>
                            <w:vAlign w:val="bottom"/>
                            <w:hideMark/>
                          </w:tcPr>
                          <w:p w14:paraId="06A5C547"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8.32</w:t>
                            </w:r>
                          </w:p>
                        </w:tc>
                        <w:tc>
                          <w:tcPr>
                            <w:tcW w:w="811" w:type="dxa"/>
                            <w:shd w:val="clear" w:color="auto" w:fill="auto"/>
                            <w:noWrap/>
                            <w:vAlign w:val="bottom"/>
                            <w:hideMark/>
                          </w:tcPr>
                          <w:p w14:paraId="208DEE1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7FF4A6A6"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7AA1F85"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r w:rsidR="00456A0D" w:rsidRPr="00CC78A8" w14:paraId="07F5A3C7" w14:textId="77777777" w:rsidTr="000F43FF">
                        <w:trPr>
                          <w:trHeight w:val="56"/>
                        </w:trPr>
                        <w:tc>
                          <w:tcPr>
                            <w:tcW w:w="512" w:type="dxa"/>
                            <w:shd w:val="clear" w:color="auto" w:fill="auto"/>
                            <w:noWrap/>
                            <w:vAlign w:val="bottom"/>
                            <w:hideMark/>
                          </w:tcPr>
                          <w:p w14:paraId="74C730A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MC</w:t>
                            </w:r>
                          </w:p>
                        </w:tc>
                        <w:tc>
                          <w:tcPr>
                            <w:tcW w:w="512" w:type="dxa"/>
                            <w:shd w:val="clear" w:color="auto" w:fill="auto"/>
                            <w:noWrap/>
                            <w:vAlign w:val="bottom"/>
                            <w:hideMark/>
                          </w:tcPr>
                          <w:p w14:paraId="18A3757B"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EC</w:t>
                            </w:r>
                          </w:p>
                        </w:tc>
                        <w:tc>
                          <w:tcPr>
                            <w:tcW w:w="703" w:type="dxa"/>
                            <w:shd w:val="clear" w:color="auto" w:fill="auto"/>
                            <w:noWrap/>
                            <w:vAlign w:val="bottom"/>
                            <w:hideMark/>
                          </w:tcPr>
                          <w:p w14:paraId="51DEA34F"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100813</w:t>
                            </w:r>
                          </w:p>
                        </w:tc>
                        <w:tc>
                          <w:tcPr>
                            <w:tcW w:w="583" w:type="dxa"/>
                            <w:shd w:val="clear" w:color="auto" w:fill="auto"/>
                            <w:noWrap/>
                            <w:vAlign w:val="bottom"/>
                            <w:hideMark/>
                          </w:tcPr>
                          <w:p w14:paraId="652BED4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8.3</w:t>
                            </w:r>
                          </w:p>
                        </w:tc>
                        <w:tc>
                          <w:tcPr>
                            <w:tcW w:w="811" w:type="dxa"/>
                            <w:shd w:val="clear" w:color="auto" w:fill="auto"/>
                            <w:noWrap/>
                            <w:vAlign w:val="bottom"/>
                            <w:hideMark/>
                          </w:tcPr>
                          <w:p w14:paraId="613BC0D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S100A8</w:t>
                            </w:r>
                          </w:p>
                        </w:tc>
                        <w:tc>
                          <w:tcPr>
                            <w:tcW w:w="819" w:type="dxa"/>
                            <w:shd w:val="clear" w:color="auto" w:fill="auto"/>
                            <w:noWrap/>
                            <w:vAlign w:val="bottom"/>
                            <w:hideMark/>
                          </w:tcPr>
                          <w:p w14:paraId="4C6213CE"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CC78A8">
                              <w:rPr>
                                <w:rFonts w:ascii="Calibri" w:eastAsia="Times New Roman" w:hAnsi="Calibri" w:cs="Calibri"/>
                                <w:color w:val="000000"/>
                                <w:sz w:val="16"/>
                                <w:szCs w:val="16"/>
                                <w:lang w:eastAsia="zh-CN"/>
                              </w:rPr>
                              <w:t>TLR4</w:t>
                            </w:r>
                          </w:p>
                        </w:tc>
                        <w:tc>
                          <w:tcPr>
                            <w:tcW w:w="742" w:type="dxa"/>
                            <w:shd w:val="clear" w:color="auto" w:fill="auto"/>
                            <w:noWrap/>
                            <w:hideMark/>
                          </w:tcPr>
                          <w:p w14:paraId="699EB0E8" w14:textId="77777777" w:rsidR="00456A0D" w:rsidRPr="00CC78A8" w:rsidRDefault="00456A0D" w:rsidP="000F43FF">
                            <w:pPr>
                              <w:spacing w:line="240" w:lineRule="auto"/>
                              <w:jc w:val="left"/>
                              <w:rPr>
                                <w:rFonts w:ascii="Calibri" w:eastAsia="Times New Roman" w:hAnsi="Calibri" w:cs="Calibri"/>
                                <w:color w:val="000000"/>
                                <w:sz w:val="16"/>
                                <w:szCs w:val="16"/>
                                <w:lang w:eastAsia="zh-CN"/>
                              </w:rPr>
                            </w:pPr>
                            <w:r w:rsidRPr="006A5DC0">
                              <w:rPr>
                                <w:rFonts w:ascii="Calibri" w:hAnsi="Calibri" w:cs="Calibri"/>
                                <w:color w:val="000000"/>
                                <w:sz w:val="16"/>
                                <w:szCs w:val="16"/>
                              </w:rPr>
                              <w:t>&lt;0.0005</w:t>
                            </w:r>
                          </w:p>
                        </w:tc>
                      </w:tr>
                    </w:tbl>
                    <w:p w14:paraId="7598C78E" w14:textId="77777777" w:rsidR="00456A0D" w:rsidRPr="00F03745" w:rsidRDefault="00456A0D" w:rsidP="00456A0D">
                      <w:pPr>
                        <w:jc w:val="left"/>
                        <w:rPr>
                          <w:sz w:val="16"/>
                          <w:szCs w:val="16"/>
                        </w:rPr>
                      </w:pPr>
                      <w:r>
                        <w:rPr>
                          <w:sz w:val="16"/>
                          <w:szCs w:val="16"/>
                        </w:rPr>
                        <w:t xml:space="preserve">Table 2. The significant communication routes pairs between each two cell types with score higher than threshold (8.3). </w:t>
                      </w:r>
                    </w:p>
                    <w:p w14:paraId="012C909F" w14:textId="77777777" w:rsidR="00456A0D" w:rsidRDefault="00456A0D" w:rsidP="00456A0D">
                      <w:pPr>
                        <w:jc w:val="left"/>
                      </w:pPr>
                    </w:p>
                  </w:txbxContent>
                </v:textbox>
                <w10:wrap type="square"/>
              </v:shape>
            </w:pict>
          </mc:Fallback>
        </mc:AlternateContent>
      </w:r>
    </w:p>
    <w:p w14:paraId="3DB93D03" w14:textId="39E888C7" w:rsidR="00456A0D" w:rsidRPr="002B0C0F" w:rsidRDefault="00456A0D" w:rsidP="002B0C0F">
      <w:pPr>
        <w:pStyle w:val="AbsHead"/>
      </w:pPr>
      <w:r w:rsidRPr="002B0C0F">
        <mc:AlternateContent>
          <mc:Choice Requires="wps">
            <w:drawing>
              <wp:anchor distT="45720" distB="45720" distL="114300" distR="114300" simplePos="0" relativeHeight="251677184" behindDoc="0" locked="0" layoutInCell="1" allowOverlap="1" wp14:anchorId="31A3C07D" wp14:editId="75539879">
                <wp:simplePos x="0" y="0"/>
                <wp:positionH relativeFrom="column">
                  <wp:posOffset>-485775</wp:posOffset>
                </wp:positionH>
                <wp:positionV relativeFrom="paragraph">
                  <wp:posOffset>91440</wp:posOffset>
                </wp:positionV>
                <wp:extent cx="3147060" cy="5689600"/>
                <wp:effectExtent l="0" t="0" r="15240"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5689600"/>
                        </a:xfrm>
                        <a:prstGeom prst="rect">
                          <a:avLst/>
                        </a:prstGeom>
                        <a:solidFill>
                          <a:srgbClr val="FFFFFF"/>
                        </a:solidFill>
                        <a:ln w="9525">
                          <a:solidFill>
                            <a:srgbClr val="000000"/>
                          </a:solidFill>
                          <a:miter lim="800000"/>
                          <a:headEnd/>
                          <a:tailEnd/>
                        </a:ln>
                      </wps:spPr>
                      <wps:txb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456A0D" w:rsidRPr="009B04F9" w14:paraId="7A3F5408" w14:textId="77777777" w:rsidTr="00AC2109">
                              <w:trPr>
                                <w:trHeight w:val="80"/>
                              </w:trPr>
                              <w:tc>
                                <w:tcPr>
                                  <w:tcW w:w="514" w:type="dxa"/>
                                  <w:shd w:val="clear" w:color="auto" w:fill="auto"/>
                                  <w:noWrap/>
                                  <w:vAlign w:val="bottom"/>
                                  <w:hideMark/>
                                </w:tcPr>
                                <w:p w14:paraId="07BBE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4F89851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69C2CEB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71803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5FBAE876"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2074EED4"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40FB0D70"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proofErr w:type="spellStart"/>
                                  <w:r>
                                    <w:rPr>
                                      <w:rFonts w:ascii="Calibri" w:hAnsi="Calibri" w:cs="Calibri"/>
                                      <w:b/>
                                      <w:bCs/>
                                      <w:color w:val="000000"/>
                                      <w:sz w:val="16"/>
                                      <w:szCs w:val="16"/>
                                    </w:rPr>
                                    <w:t>Pval</w:t>
                                  </w:r>
                                  <w:proofErr w:type="spellEnd"/>
                                </w:p>
                              </w:tc>
                            </w:tr>
                            <w:tr w:rsidR="00456A0D" w:rsidRPr="009B04F9" w14:paraId="6F2DA797" w14:textId="77777777" w:rsidTr="00AC2109">
                              <w:trPr>
                                <w:trHeight w:val="149"/>
                              </w:trPr>
                              <w:tc>
                                <w:tcPr>
                                  <w:tcW w:w="514" w:type="dxa"/>
                                  <w:shd w:val="clear" w:color="auto" w:fill="auto"/>
                                  <w:noWrap/>
                                  <w:vAlign w:val="bottom"/>
                                  <w:hideMark/>
                                </w:tcPr>
                                <w:p w14:paraId="6A87A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15DB7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366E8B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0DFA0B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CA9127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D371B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626F2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A574A4B" w14:textId="77777777" w:rsidTr="00AC2109">
                              <w:trPr>
                                <w:trHeight w:val="120"/>
                              </w:trPr>
                              <w:tc>
                                <w:tcPr>
                                  <w:tcW w:w="514" w:type="dxa"/>
                                  <w:shd w:val="clear" w:color="auto" w:fill="auto"/>
                                  <w:noWrap/>
                                  <w:vAlign w:val="bottom"/>
                                  <w:hideMark/>
                                </w:tcPr>
                                <w:p w14:paraId="45832D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7D81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E391A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4E5861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A35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73186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27B96D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2EC630" w14:textId="77777777" w:rsidTr="00AC2109">
                              <w:trPr>
                                <w:trHeight w:val="102"/>
                              </w:trPr>
                              <w:tc>
                                <w:tcPr>
                                  <w:tcW w:w="514" w:type="dxa"/>
                                  <w:shd w:val="clear" w:color="auto" w:fill="auto"/>
                                  <w:noWrap/>
                                  <w:vAlign w:val="bottom"/>
                                  <w:hideMark/>
                                </w:tcPr>
                                <w:p w14:paraId="41C9E6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9ADF1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12843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0B678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1327CC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8D2E0E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D0AE63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162161B" w14:textId="77777777" w:rsidTr="00AC2109">
                              <w:trPr>
                                <w:trHeight w:val="75"/>
                              </w:trPr>
                              <w:tc>
                                <w:tcPr>
                                  <w:tcW w:w="514" w:type="dxa"/>
                                  <w:shd w:val="clear" w:color="auto" w:fill="auto"/>
                                  <w:noWrap/>
                                  <w:vAlign w:val="bottom"/>
                                  <w:hideMark/>
                                </w:tcPr>
                                <w:p w14:paraId="3B76031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961798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6B7FE0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3CC9C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7B9E981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CFC5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9CE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6583EB" w14:textId="77777777" w:rsidTr="00AC2109">
                              <w:trPr>
                                <w:trHeight w:val="53"/>
                              </w:trPr>
                              <w:tc>
                                <w:tcPr>
                                  <w:tcW w:w="514" w:type="dxa"/>
                                  <w:shd w:val="clear" w:color="auto" w:fill="auto"/>
                                  <w:noWrap/>
                                  <w:vAlign w:val="bottom"/>
                                  <w:hideMark/>
                                </w:tcPr>
                                <w:p w14:paraId="7AF6B4BD"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EC</w:t>
                                  </w:r>
                                </w:p>
                              </w:tc>
                              <w:tc>
                                <w:tcPr>
                                  <w:tcW w:w="514" w:type="dxa"/>
                                  <w:shd w:val="clear" w:color="auto" w:fill="auto"/>
                                  <w:noWrap/>
                                  <w:vAlign w:val="bottom"/>
                                  <w:hideMark/>
                                </w:tcPr>
                                <w:p w14:paraId="6580B9EF"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MP</w:t>
                                  </w:r>
                                </w:p>
                              </w:tc>
                              <w:tc>
                                <w:tcPr>
                                  <w:tcW w:w="703" w:type="dxa"/>
                                  <w:shd w:val="clear" w:color="auto" w:fill="auto"/>
                                  <w:noWrap/>
                                  <w:vAlign w:val="bottom"/>
                                  <w:hideMark/>
                                </w:tcPr>
                                <w:p w14:paraId="1669E8A8"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70072</w:t>
                                  </w:r>
                                </w:p>
                              </w:tc>
                              <w:tc>
                                <w:tcPr>
                                  <w:tcW w:w="583" w:type="dxa"/>
                                  <w:shd w:val="clear" w:color="auto" w:fill="auto"/>
                                  <w:noWrap/>
                                  <w:vAlign w:val="bottom"/>
                                  <w:hideMark/>
                                </w:tcPr>
                                <w:p w14:paraId="780F3EE8"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9.04</w:t>
                                  </w:r>
                                </w:p>
                              </w:tc>
                              <w:tc>
                                <w:tcPr>
                                  <w:tcW w:w="811" w:type="dxa"/>
                                  <w:shd w:val="clear" w:color="auto" w:fill="auto"/>
                                  <w:noWrap/>
                                  <w:vAlign w:val="bottom"/>
                                  <w:hideMark/>
                                </w:tcPr>
                                <w:p w14:paraId="7BED4E3A"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ICAM2</w:t>
                                  </w:r>
                                </w:p>
                              </w:tc>
                              <w:tc>
                                <w:tcPr>
                                  <w:tcW w:w="819" w:type="dxa"/>
                                  <w:shd w:val="clear" w:color="auto" w:fill="auto"/>
                                  <w:noWrap/>
                                  <w:vAlign w:val="bottom"/>
                                  <w:hideMark/>
                                </w:tcPr>
                                <w:p w14:paraId="59DF0253"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ITGB2</w:t>
                                  </w:r>
                                </w:p>
                              </w:tc>
                              <w:tc>
                                <w:tcPr>
                                  <w:tcW w:w="736" w:type="dxa"/>
                                  <w:shd w:val="clear" w:color="auto" w:fill="auto"/>
                                  <w:noWrap/>
                                  <w:vAlign w:val="bottom"/>
                                  <w:hideMark/>
                                </w:tcPr>
                                <w:p w14:paraId="5B6922B6"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&lt;0.0005</w:t>
                                  </w:r>
                                </w:p>
                              </w:tc>
                            </w:tr>
                            <w:tr w:rsidR="00456A0D" w:rsidRPr="009B04F9" w14:paraId="4F94A2F9" w14:textId="77777777" w:rsidTr="00AC2109">
                              <w:trPr>
                                <w:trHeight w:val="102"/>
                              </w:trPr>
                              <w:tc>
                                <w:tcPr>
                                  <w:tcW w:w="514" w:type="dxa"/>
                                  <w:shd w:val="clear" w:color="auto" w:fill="auto"/>
                                  <w:noWrap/>
                                  <w:vAlign w:val="bottom"/>
                                  <w:hideMark/>
                                </w:tcPr>
                                <w:p w14:paraId="3082CC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4EB32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E07903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3334C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09D0DB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2C878C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374D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6A4B0FB" w14:textId="77777777" w:rsidTr="00AC2109">
                              <w:trPr>
                                <w:trHeight w:val="53"/>
                              </w:trPr>
                              <w:tc>
                                <w:tcPr>
                                  <w:tcW w:w="514" w:type="dxa"/>
                                  <w:shd w:val="clear" w:color="auto" w:fill="auto"/>
                                  <w:noWrap/>
                                  <w:vAlign w:val="bottom"/>
                                  <w:hideMark/>
                                </w:tcPr>
                                <w:p w14:paraId="143D18D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6EE45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7DFA5E9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90B8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1A85E80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E221B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1D84B1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42A394F" w14:textId="77777777" w:rsidTr="00AC2109">
                              <w:trPr>
                                <w:trHeight w:val="147"/>
                              </w:trPr>
                              <w:tc>
                                <w:tcPr>
                                  <w:tcW w:w="514" w:type="dxa"/>
                                  <w:shd w:val="clear" w:color="auto" w:fill="auto"/>
                                  <w:noWrap/>
                                  <w:vAlign w:val="bottom"/>
                                  <w:hideMark/>
                                </w:tcPr>
                                <w:p w14:paraId="77263B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0C7ED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0FCF6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637BF8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2606B65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6A8EC83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2A44CF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EF4ED76" w14:textId="77777777" w:rsidTr="00AC2109">
                              <w:trPr>
                                <w:trHeight w:val="53"/>
                              </w:trPr>
                              <w:tc>
                                <w:tcPr>
                                  <w:tcW w:w="514" w:type="dxa"/>
                                  <w:shd w:val="clear" w:color="auto" w:fill="auto"/>
                                  <w:noWrap/>
                                  <w:vAlign w:val="bottom"/>
                                  <w:hideMark/>
                                </w:tcPr>
                                <w:p w14:paraId="12E57C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F05F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894DAA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519422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3AFFB50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ECF99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D2EFE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F650264" w14:textId="77777777" w:rsidTr="00AC2109">
                              <w:trPr>
                                <w:trHeight w:val="102"/>
                              </w:trPr>
                              <w:tc>
                                <w:tcPr>
                                  <w:tcW w:w="514" w:type="dxa"/>
                                  <w:shd w:val="clear" w:color="auto" w:fill="auto"/>
                                  <w:noWrap/>
                                  <w:vAlign w:val="bottom"/>
                                  <w:hideMark/>
                                </w:tcPr>
                                <w:p w14:paraId="654674B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AF9BC0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AEF69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0836D2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3A3561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CD9C5B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8286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3E1ED65" w14:textId="77777777" w:rsidTr="00AC2109">
                              <w:trPr>
                                <w:trHeight w:val="75"/>
                              </w:trPr>
                              <w:tc>
                                <w:tcPr>
                                  <w:tcW w:w="514" w:type="dxa"/>
                                  <w:shd w:val="clear" w:color="auto" w:fill="auto"/>
                                  <w:noWrap/>
                                  <w:vAlign w:val="bottom"/>
                                  <w:hideMark/>
                                </w:tcPr>
                                <w:p w14:paraId="4119988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DFE84D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839D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5D22BB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187288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CDD46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FE01D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BDD204" w14:textId="77777777" w:rsidTr="00AC2109">
                              <w:trPr>
                                <w:trHeight w:val="138"/>
                              </w:trPr>
                              <w:tc>
                                <w:tcPr>
                                  <w:tcW w:w="514" w:type="dxa"/>
                                  <w:shd w:val="clear" w:color="auto" w:fill="auto"/>
                                  <w:noWrap/>
                                  <w:vAlign w:val="bottom"/>
                                  <w:hideMark/>
                                </w:tcPr>
                                <w:p w14:paraId="6D5D20B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28BC20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437E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3C5675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5BE05E9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499A052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4C550E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671077C" w14:textId="77777777" w:rsidTr="00AC2109">
                              <w:trPr>
                                <w:trHeight w:val="111"/>
                              </w:trPr>
                              <w:tc>
                                <w:tcPr>
                                  <w:tcW w:w="514" w:type="dxa"/>
                                  <w:shd w:val="clear" w:color="auto" w:fill="auto"/>
                                  <w:noWrap/>
                                  <w:vAlign w:val="bottom"/>
                                  <w:hideMark/>
                                </w:tcPr>
                                <w:p w14:paraId="5D2E8E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E3047D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7D40EB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3E90E8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583E1C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1C682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79C68E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741D528" w14:textId="77777777" w:rsidTr="00AC2109">
                              <w:trPr>
                                <w:trHeight w:val="93"/>
                              </w:trPr>
                              <w:tc>
                                <w:tcPr>
                                  <w:tcW w:w="514" w:type="dxa"/>
                                  <w:shd w:val="clear" w:color="auto" w:fill="auto"/>
                                  <w:noWrap/>
                                  <w:vAlign w:val="bottom"/>
                                  <w:hideMark/>
                                </w:tcPr>
                                <w:p w14:paraId="193908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BFF32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4839C21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6AD89BF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12E42CD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69A2E4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EDDCF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CD91D04" w14:textId="77777777" w:rsidTr="00AC2109">
                              <w:trPr>
                                <w:trHeight w:val="53"/>
                              </w:trPr>
                              <w:tc>
                                <w:tcPr>
                                  <w:tcW w:w="514" w:type="dxa"/>
                                  <w:shd w:val="clear" w:color="auto" w:fill="auto"/>
                                  <w:noWrap/>
                                  <w:vAlign w:val="bottom"/>
                                  <w:hideMark/>
                                </w:tcPr>
                                <w:p w14:paraId="039B1D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0CD33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B2BAFE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2608A7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350EF79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A3D8C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642699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D46444" w14:textId="77777777" w:rsidTr="00AC2109">
                              <w:trPr>
                                <w:trHeight w:val="53"/>
                              </w:trPr>
                              <w:tc>
                                <w:tcPr>
                                  <w:tcW w:w="514" w:type="dxa"/>
                                  <w:shd w:val="clear" w:color="auto" w:fill="auto"/>
                                  <w:noWrap/>
                                  <w:vAlign w:val="bottom"/>
                                  <w:hideMark/>
                                </w:tcPr>
                                <w:p w14:paraId="303B2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7B5F8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4B09C8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151ED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4F08585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2E1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114B0E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34C0B06" w14:textId="77777777" w:rsidTr="00AC2109">
                              <w:trPr>
                                <w:trHeight w:val="102"/>
                              </w:trPr>
                              <w:tc>
                                <w:tcPr>
                                  <w:tcW w:w="514" w:type="dxa"/>
                                  <w:shd w:val="clear" w:color="auto" w:fill="auto"/>
                                  <w:noWrap/>
                                  <w:vAlign w:val="bottom"/>
                                  <w:hideMark/>
                                </w:tcPr>
                                <w:p w14:paraId="6C175B5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571731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FDB9D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1741137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3694A83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0005A2E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347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82B8DD" w14:textId="77777777" w:rsidTr="00AC2109">
                              <w:trPr>
                                <w:trHeight w:val="75"/>
                              </w:trPr>
                              <w:tc>
                                <w:tcPr>
                                  <w:tcW w:w="514" w:type="dxa"/>
                                  <w:shd w:val="clear" w:color="auto" w:fill="auto"/>
                                  <w:noWrap/>
                                  <w:vAlign w:val="bottom"/>
                                  <w:hideMark/>
                                </w:tcPr>
                                <w:p w14:paraId="374FB6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81E02F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264E50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73B3C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530C0B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10204A1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1C826B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263F806" w14:textId="77777777" w:rsidTr="00AC2109">
                              <w:trPr>
                                <w:trHeight w:val="53"/>
                              </w:trPr>
                              <w:tc>
                                <w:tcPr>
                                  <w:tcW w:w="514" w:type="dxa"/>
                                  <w:shd w:val="clear" w:color="auto" w:fill="auto"/>
                                  <w:noWrap/>
                                  <w:vAlign w:val="bottom"/>
                                  <w:hideMark/>
                                </w:tcPr>
                                <w:p w14:paraId="4FFAC3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229632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68CDAE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35AB59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09A6EB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3A3F7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4588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D302D85" w14:textId="77777777" w:rsidTr="00AC2109">
                              <w:trPr>
                                <w:trHeight w:val="53"/>
                              </w:trPr>
                              <w:tc>
                                <w:tcPr>
                                  <w:tcW w:w="514" w:type="dxa"/>
                                  <w:shd w:val="clear" w:color="auto" w:fill="auto"/>
                                  <w:noWrap/>
                                  <w:vAlign w:val="bottom"/>
                                  <w:hideMark/>
                                </w:tcPr>
                                <w:p w14:paraId="002EF4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46EF81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503105A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03B33B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0DFF6BA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AD2D08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249758A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AD67FBE" w14:textId="77777777" w:rsidTr="00AC2109">
                              <w:trPr>
                                <w:trHeight w:val="93"/>
                              </w:trPr>
                              <w:tc>
                                <w:tcPr>
                                  <w:tcW w:w="514" w:type="dxa"/>
                                  <w:shd w:val="clear" w:color="auto" w:fill="auto"/>
                                  <w:noWrap/>
                                  <w:vAlign w:val="bottom"/>
                                  <w:hideMark/>
                                </w:tcPr>
                                <w:p w14:paraId="1C4F2C0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24589A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62A176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D18E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4D5F74E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215CC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94D05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ADE691C" w14:textId="77777777" w:rsidTr="00AC2109">
                              <w:trPr>
                                <w:trHeight w:val="53"/>
                              </w:trPr>
                              <w:tc>
                                <w:tcPr>
                                  <w:tcW w:w="514" w:type="dxa"/>
                                  <w:shd w:val="clear" w:color="auto" w:fill="auto"/>
                                  <w:noWrap/>
                                  <w:vAlign w:val="bottom"/>
                                  <w:hideMark/>
                                </w:tcPr>
                                <w:p w14:paraId="31EF5E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71418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907DA1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D45B2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25DC55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10C7DF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ED5CB2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58B02BB" w14:textId="77777777" w:rsidTr="00AC2109">
                              <w:trPr>
                                <w:trHeight w:val="53"/>
                              </w:trPr>
                              <w:tc>
                                <w:tcPr>
                                  <w:tcW w:w="514" w:type="dxa"/>
                                  <w:shd w:val="clear" w:color="auto" w:fill="auto"/>
                                  <w:noWrap/>
                                  <w:vAlign w:val="bottom"/>
                                  <w:hideMark/>
                                </w:tcPr>
                                <w:p w14:paraId="51733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4B73EE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9296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A45D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07AC8F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205117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77B056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7C0E4B2" w14:textId="77777777" w:rsidTr="00AC2109">
                              <w:trPr>
                                <w:trHeight w:val="53"/>
                              </w:trPr>
                              <w:tc>
                                <w:tcPr>
                                  <w:tcW w:w="514" w:type="dxa"/>
                                  <w:shd w:val="clear" w:color="auto" w:fill="auto"/>
                                  <w:noWrap/>
                                  <w:vAlign w:val="bottom"/>
                                  <w:hideMark/>
                                </w:tcPr>
                                <w:p w14:paraId="20F4A7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64C17B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A4EB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6AF150F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46BBF1C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3336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71EE8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F9C023A" w14:textId="77777777" w:rsidTr="00AC2109">
                              <w:trPr>
                                <w:trHeight w:val="53"/>
                              </w:trPr>
                              <w:tc>
                                <w:tcPr>
                                  <w:tcW w:w="514" w:type="dxa"/>
                                  <w:shd w:val="clear" w:color="auto" w:fill="auto"/>
                                  <w:noWrap/>
                                  <w:vAlign w:val="bottom"/>
                                  <w:hideMark/>
                                </w:tcPr>
                                <w:p w14:paraId="1E126DC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0997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FE27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372D4C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5FD24E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2227A5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60096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FED0C56" w14:textId="77777777" w:rsidTr="00AC2109">
                              <w:trPr>
                                <w:trHeight w:val="53"/>
                              </w:trPr>
                              <w:tc>
                                <w:tcPr>
                                  <w:tcW w:w="514" w:type="dxa"/>
                                  <w:shd w:val="clear" w:color="auto" w:fill="auto"/>
                                  <w:noWrap/>
                                  <w:vAlign w:val="bottom"/>
                                  <w:hideMark/>
                                </w:tcPr>
                                <w:p w14:paraId="5F0E399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3FC463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C3737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1D524D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97547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233C45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A4B25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EAC4C0A" w14:textId="77777777" w:rsidTr="00AC2109">
                              <w:trPr>
                                <w:trHeight w:val="147"/>
                              </w:trPr>
                              <w:tc>
                                <w:tcPr>
                                  <w:tcW w:w="514" w:type="dxa"/>
                                  <w:shd w:val="clear" w:color="auto" w:fill="auto"/>
                                  <w:noWrap/>
                                  <w:vAlign w:val="bottom"/>
                                  <w:hideMark/>
                                </w:tcPr>
                                <w:p w14:paraId="13FEFE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883F9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3A09F9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2BBA7A0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2BE8C8B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C68203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61A7D5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6E028BA" w14:textId="77777777" w:rsidTr="00AC2109">
                              <w:trPr>
                                <w:trHeight w:val="93"/>
                              </w:trPr>
                              <w:tc>
                                <w:tcPr>
                                  <w:tcW w:w="514" w:type="dxa"/>
                                  <w:shd w:val="clear" w:color="auto" w:fill="auto"/>
                                  <w:noWrap/>
                                  <w:vAlign w:val="bottom"/>
                                  <w:hideMark/>
                                </w:tcPr>
                                <w:p w14:paraId="32EE15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2B77D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045AB32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26986F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40F018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55F73F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94D55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713BDF9" w14:textId="77777777" w:rsidTr="00AC2109">
                              <w:trPr>
                                <w:trHeight w:val="53"/>
                              </w:trPr>
                              <w:tc>
                                <w:tcPr>
                                  <w:tcW w:w="514" w:type="dxa"/>
                                  <w:shd w:val="clear" w:color="auto" w:fill="auto"/>
                                  <w:noWrap/>
                                  <w:vAlign w:val="bottom"/>
                                  <w:hideMark/>
                                </w:tcPr>
                                <w:p w14:paraId="108750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322131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6A7D4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1655B6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7151FF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71BA50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3A8A02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2B987B" w14:textId="77777777" w:rsidTr="00AC2109">
                              <w:trPr>
                                <w:trHeight w:val="53"/>
                              </w:trPr>
                              <w:tc>
                                <w:tcPr>
                                  <w:tcW w:w="514" w:type="dxa"/>
                                  <w:shd w:val="clear" w:color="auto" w:fill="auto"/>
                                  <w:noWrap/>
                                  <w:vAlign w:val="bottom"/>
                                  <w:hideMark/>
                                </w:tcPr>
                                <w:p w14:paraId="5B6BC4D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B15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1ABA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177744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559D05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3E9F16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40DF8C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27F5AF" w14:textId="77777777" w:rsidTr="00AC2109">
                              <w:trPr>
                                <w:trHeight w:val="53"/>
                              </w:trPr>
                              <w:tc>
                                <w:tcPr>
                                  <w:tcW w:w="514" w:type="dxa"/>
                                  <w:shd w:val="clear" w:color="auto" w:fill="auto"/>
                                  <w:noWrap/>
                                  <w:vAlign w:val="bottom"/>
                                  <w:hideMark/>
                                </w:tcPr>
                                <w:p w14:paraId="328588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47C879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D7FED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2957B3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247ECD2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F9224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4872F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6829018" w14:textId="77777777" w:rsidTr="00AC2109">
                              <w:trPr>
                                <w:trHeight w:val="84"/>
                              </w:trPr>
                              <w:tc>
                                <w:tcPr>
                                  <w:tcW w:w="514" w:type="dxa"/>
                                  <w:shd w:val="clear" w:color="auto" w:fill="auto"/>
                                  <w:noWrap/>
                                  <w:vAlign w:val="bottom"/>
                                  <w:hideMark/>
                                </w:tcPr>
                                <w:p w14:paraId="1508F5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3B52DF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B1C3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46A91D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60D6A5B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25A0FA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BA5E658" w14:textId="77777777" w:rsidR="00456A0D" w:rsidRPr="00BF5B8F" w:rsidRDefault="00456A0D"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0D9706E" w14:textId="77777777" w:rsidTr="00AC2109">
                              <w:trPr>
                                <w:trHeight w:val="57"/>
                              </w:trPr>
                              <w:tc>
                                <w:tcPr>
                                  <w:tcW w:w="514" w:type="dxa"/>
                                  <w:shd w:val="clear" w:color="auto" w:fill="auto"/>
                                  <w:noWrap/>
                                  <w:vAlign w:val="bottom"/>
                                  <w:hideMark/>
                                </w:tcPr>
                                <w:p w14:paraId="29DE9F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5C8DF6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3CA5C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2AAFE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84B984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471DBB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AB0EF4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A4407C4" w14:textId="77777777" w:rsidTr="00AC2109">
                              <w:trPr>
                                <w:trHeight w:val="53"/>
                              </w:trPr>
                              <w:tc>
                                <w:tcPr>
                                  <w:tcW w:w="514" w:type="dxa"/>
                                  <w:shd w:val="clear" w:color="auto" w:fill="auto"/>
                                  <w:noWrap/>
                                  <w:vAlign w:val="bottom"/>
                                  <w:hideMark/>
                                </w:tcPr>
                                <w:p w14:paraId="40BB17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48C3C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72EAB9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31DEB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47436E9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0F799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5C24E5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DD44A64" w14:textId="77777777" w:rsidTr="00AC2109">
                              <w:trPr>
                                <w:trHeight w:val="53"/>
                              </w:trPr>
                              <w:tc>
                                <w:tcPr>
                                  <w:tcW w:w="514" w:type="dxa"/>
                                  <w:shd w:val="clear" w:color="auto" w:fill="auto"/>
                                  <w:noWrap/>
                                  <w:vAlign w:val="bottom"/>
                                  <w:hideMark/>
                                </w:tcPr>
                                <w:p w14:paraId="1EEADD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338601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4CAFDA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A723C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1B7A4C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DC39A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141111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C37105" w14:textId="77777777" w:rsidTr="00AC2109">
                              <w:trPr>
                                <w:trHeight w:val="53"/>
                              </w:trPr>
                              <w:tc>
                                <w:tcPr>
                                  <w:tcW w:w="514" w:type="dxa"/>
                                  <w:shd w:val="clear" w:color="auto" w:fill="auto"/>
                                  <w:noWrap/>
                                  <w:vAlign w:val="bottom"/>
                                  <w:hideMark/>
                                </w:tcPr>
                                <w:p w14:paraId="0436D93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737C2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1244F6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290795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230CF88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3A74A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3E3F8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D32ADE" w14:textId="77777777" w:rsidTr="00AC2109">
                              <w:trPr>
                                <w:trHeight w:val="129"/>
                              </w:trPr>
                              <w:tc>
                                <w:tcPr>
                                  <w:tcW w:w="514" w:type="dxa"/>
                                  <w:shd w:val="clear" w:color="auto" w:fill="auto"/>
                                  <w:noWrap/>
                                  <w:vAlign w:val="bottom"/>
                                  <w:hideMark/>
                                </w:tcPr>
                                <w:p w14:paraId="73D3BC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CEC07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25E1F94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6924275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2B068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39E76B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613C92A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1B7854" w14:textId="77777777" w:rsidTr="00AC2109">
                              <w:trPr>
                                <w:trHeight w:val="53"/>
                              </w:trPr>
                              <w:tc>
                                <w:tcPr>
                                  <w:tcW w:w="514" w:type="dxa"/>
                                  <w:shd w:val="clear" w:color="auto" w:fill="auto"/>
                                  <w:noWrap/>
                                  <w:vAlign w:val="bottom"/>
                                  <w:hideMark/>
                                </w:tcPr>
                                <w:p w14:paraId="1F207F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3CD3F71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ABB5E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711924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6CA158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04C12B2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1A0C7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EEDF24F" w14:textId="77777777" w:rsidTr="00AC2109">
                              <w:trPr>
                                <w:trHeight w:val="53"/>
                              </w:trPr>
                              <w:tc>
                                <w:tcPr>
                                  <w:tcW w:w="514" w:type="dxa"/>
                                  <w:shd w:val="clear" w:color="auto" w:fill="auto"/>
                                  <w:noWrap/>
                                  <w:vAlign w:val="bottom"/>
                                  <w:hideMark/>
                                </w:tcPr>
                                <w:p w14:paraId="08E3D9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282578A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0933F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6BF71D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2328D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686DA8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1EBD2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6975B3B6" w14:textId="77777777" w:rsidR="00456A0D" w:rsidRPr="00F03745" w:rsidRDefault="00456A0D" w:rsidP="00456A0D">
                            <w:pPr>
                              <w:jc w:val="left"/>
                              <w:rPr>
                                <w:sz w:val="16"/>
                                <w:szCs w:val="16"/>
                              </w:rPr>
                            </w:pPr>
                            <w:r>
                              <w:rPr>
                                <w:sz w:val="16"/>
                                <w:szCs w:val="16"/>
                              </w:rPr>
                              <w:t>Table 1. The significant communication routes pairs between each two cell types with score higher than threshold (8.0). In the header,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C07D" id="_x0000_s1034" type="#_x0000_t202" style="position:absolute;margin-left:-38.25pt;margin-top:7.2pt;width:247.8pt;height:448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">
                <v:textbox>
                  <w:txbxContent>
                    <w:tbl>
                      <w:tblPr>
                        <w:tblW w:w="46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822"/>
                      </w:tblGrid>
                      <w:tr w:rsidR="00456A0D" w:rsidRPr="009B04F9" w14:paraId="7A3F5408" w14:textId="77777777" w:rsidTr="00AC2109">
                        <w:trPr>
                          <w:trHeight w:val="80"/>
                        </w:trPr>
                        <w:tc>
                          <w:tcPr>
                            <w:tcW w:w="514" w:type="dxa"/>
                            <w:shd w:val="clear" w:color="auto" w:fill="auto"/>
                            <w:noWrap/>
                            <w:vAlign w:val="bottom"/>
                            <w:hideMark/>
                          </w:tcPr>
                          <w:p w14:paraId="07BBE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4F89851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69C2CEB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71803D41"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5FBAE876"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2074EED4"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36" w:type="dxa"/>
                            <w:shd w:val="clear" w:color="auto" w:fill="auto"/>
                            <w:noWrap/>
                            <w:vAlign w:val="bottom"/>
                            <w:hideMark/>
                          </w:tcPr>
                          <w:p w14:paraId="40FB0D70" w14:textId="77777777" w:rsidR="00456A0D" w:rsidRPr="00BF5B8F" w:rsidRDefault="00456A0D" w:rsidP="00A1638F">
                            <w:pPr>
                              <w:spacing w:line="240" w:lineRule="auto"/>
                              <w:jc w:val="center"/>
                              <w:rPr>
                                <w:rFonts w:ascii="Calibri" w:eastAsia="Times New Roman" w:hAnsi="Calibri" w:cs="Calibri"/>
                                <w:b/>
                                <w:bCs/>
                                <w:color w:val="000000"/>
                                <w:sz w:val="16"/>
                                <w:szCs w:val="16"/>
                                <w:lang w:eastAsia="zh-CN"/>
                              </w:rPr>
                            </w:pPr>
                            <w:proofErr w:type="spellStart"/>
                            <w:r>
                              <w:rPr>
                                <w:rFonts w:ascii="Calibri" w:hAnsi="Calibri" w:cs="Calibri"/>
                                <w:b/>
                                <w:bCs/>
                                <w:color w:val="000000"/>
                                <w:sz w:val="16"/>
                                <w:szCs w:val="16"/>
                              </w:rPr>
                              <w:t>Pval</w:t>
                            </w:r>
                            <w:proofErr w:type="spellEnd"/>
                          </w:p>
                        </w:tc>
                      </w:tr>
                      <w:tr w:rsidR="00456A0D" w:rsidRPr="009B04F9" w14:paraId="6F2DA797" w14:textId="77777777" w:rsidTr="00AC2109">
                        <w:trPr>
                          <w:trHeight w:val="149"/>
                        </w:trPr>
                        <w:tc>
                          <w:tcPr>
                            <w:tcW w:w="514" w:type="dxa"/>
                            <w:shd w:val="clear" w:color="auto" w:fill="auto"/>
                            <w:noWrap/>
                            <w:vAlign w:val="bottom"/>
                            <w:hideMark/>
                          </w:tcPr>
                          <w:p w14:paraId="6A87A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15DB7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366E8B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0DFA0BF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CA9127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D371B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626F2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A574A4B" w14:textId="77777777" w:rsidTr="00AC2109">
                        <w:trPr>
                          <w:trHeight w:val="120"/>
                        </w:trPr>
                        <w:tc>
                          <w:tcPr>
                            <w:tcW w:w="514" w:type="dxa"/>
                            <w:shd w:val="clear" w:color="auto" w:fill="auto"/>
                            <w:noWrap/>
                            <w:vAlign w:val="bottom"/>
                            <w:hideMark/>
                          </w:tcPr>
                          <w:p w14:paraId="45832D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47D81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E391A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4E5861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2FA35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873186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627B96D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2EC630" w14:textId="77777777" w:rsidTr="00AC2109">
                        <w:trPr>
                          <w:trHeight w:val="102"/>
                        </w:trPr>
                        <w:tc>
                          <w:tcPr>
                            <w:tcW w:w="514" w:type="dxa"/>
                            <w:shd w:val="clear" w:color="auto" w:fill="auto"/>
                            <w:noWrap/>
                            <w:vAlign w:val="bottom"/>
                            <w:hideMark/>
                          </w:tcPr>
                          <w:p w14:paraId="41C9E6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9ADF1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212843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0B678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1327CC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8D2E0E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D0AE63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162161B" w14:textId="77777777" w:rsidTr="00AC2109">
                        <w:trPr>
                          <w:trHeight w:val="75"/>
                        </w:trPr>
                        <w:tc>
                          <w:tcPr>
                            <w:tcW w:w="514" w:type="dxa"/>
                            <w:shd w:val="clear" w:color="auto" w:fill="auto"/>
                            <w:noWrap/>
                            <w:vAlign w:val="bottom"/>
                            <w:hideMark/>
                          </w:tcPr>
                          <w:p w14:paraId="3B76031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961798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6B7FE0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3CC9C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7B9E981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CFC5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4A9CE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6583EB" w14:textId="77777777" w:rsidTr="00AC2109">
                        <w:trPr>
                          <w:trHeight w:val="53"/>
                        </w:trPr>
                        <w:tc>
                          <w:tcPr>
                            <w:tcW w:w="514" w:type="dxa"/>
                            <w:shd w:val="clear" w:color="auto" w:fill="auto"/>
                            <w:noWrap/>
                            <w:vAlign w:val="bottom"/>
                            <w:hideMark/>
                          </w:tcPr>
                          <w:p w14:paraId="7AF6B4BD"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EC</w:t>
                            </w:r>
                          </w:p>
                        </w:tc>
                        <w:tc>
                          <w:tcPr>
                            <w:tcW w:w="514" w:type="dxa"/>
                            <w:shd w:val="clear" w:color="auto" w:fill="auto"/>
                            <w:noWrap/>
                            <w:vAlign w:val="bottom"/>
                            <w:hideMark/>
                          </w:tcPr>
                          <w:p w14:paraId="6580B9EF"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MP</w:t>
                            </w:r>
                          </w:p>
                        </w:tc>
                        <w:tc>
                          <w:tcPr>
                            <w:tcW w:w="703" w:type="dxa"/>
                            <w:shd w:val="clear" w:color="auto" w:fill="auto"/>
                            <w:noWrap/>
                            <w:vAlign w:val="bottom"/>
                            <w:hideMark/>
                          </w:tcPr>
                          <w:p w14:paraId="1669E8A8"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70072</w:t>
                            </w:r>
                          </w:p>
                        </w:tc>
                        <w:tc>
                          <w:tcPr>
                            <w:tcW w:w="583" w:type="dxa"/>
                            <w:shd w:val="clear" w:color="auto" w:fill="auto"/>
                            <w:noWrap/>
                            <w:vAlign w:val="bottom"/>
                            <w:hideMark/>
                          </w:tcPr>
                          <w:p w14:paraId="780F3EE8"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9.04</w:t>
                            </w:r>
                          </w:p>
                        </w:tc>
                        <w:tc>
                          <w:tcPr>
                            <w:tcW w:w="811" w:type="dxa"/>
                            <w:shd w:val="clear" w:color="auto" w:fill="auto"/>
                            <w:noWrap/>
                            <w:vAlign w:val="bottom"/>
                            <w:hideMark/>
                          </w:tcPr>
                          <w:p w14:paraId="7BED4E3A"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ICAM2</w:t>
                            </w:r>
                          </w:p>
                        </w:tc>
                        <w:tc>
                          <w:tcPr>
                            <w:tcW w:w="819" w:type="dxa"/>
                            <w:shd w:val="clear" w:color="auto" w:fill="auto"/>
                            <w:noWrap/>
                            <w:vAlign w:val="bottom"/>
                            <w:hideMark/>
                          </w:tcPr>
                          <w:p w14:paraId="59DF0253"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ITGB2</w:t>
                            </w:r>
                          </w:p>
                        </w:tc>
                        <w:tc>
                          <w:tcPr>
                            <w:tcW w:w="736" w:type="dxa"/>
                            <w:shd w:val="clear" w:color="auto" w:fill="auto"/>
                            <w:noWrap/>
                            <w:vAlign w:val="bottom"/>
                            <w:hideMark/>
                          </w:tcPr>
                          <w:p w14:paraId="5B6922B6" w14:textId="77777777" w:rsidR="00456A0D" w:rsidRPr="00BF5B8F" w:rsidRDefault="00456A0D" w:rsidP="00554074">
                            <w:pPr>
                              <w:spacing w:line="240" w:lineRule="auto"/>
                              <w:jc w:val="left"/>
                              <w:rPr>
                                <w:rFonts w:ascii="Calibri" w:eastAsia="Times New Roman" w:hAnsi="Calibri" w:cs="Calibri"/>
                                <w:i/>
                                <w:iCs/>
                                <w:color w:val="000000"/>
                                <w:sz w:val="16"/>
                                <w:szCs w:val="16"/>
                                <w:lang w:eastAsia="zh-CN"/>
                              </w:rPr>
                            </w:pPr>
                            <w:r w:rsidRPr="00412D74">
                              <w:rPr>
                                <w:rFonts w:ascii="Calibri" w:hAnsi="Calibri" w:cs="Calibri"/>
                                <w:i/>
                                <w:iCs/>
                                <w:color w:val="000000"/>
                                <w:sz w:val="16"/>
                                <w:szCs w:val="16"/>
                              </w:rPr>
                              <w:t>&lt;0.0005</w:t>
                            </w:r>
                          </w:p>
                        </w:tc>
                      </w:tr>
                      <w:tr w:rsidR="00456A0D" w:rsidRPr="009B04F9" w14:paraId="4F94A2F9" w14:textId="77777777" w:rsidTr="00AC2109">
                        <w:trPr>
                          <w:trHeight w:val="102"/>
                        </w:trPr>
                        <w:tc>
                          <w:tcPr>
                            <w:tcW w:w="514" w:type="dxa"/>
                            <w:shd w:val="clear" w:color="auto" w:fill="auto"/>
                            <w:noWrap/>
                            <w:vAlign w:val="bottom"/>
                            <w:hideMark/>
                          </w:tcPr>
                          <w:p w14:paraId="3082CC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4EB32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E07903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3334C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09D0DB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2C878C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7374D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6A4B0FB" w14:textId="77777777" w:rsidTr="00AC2109">
                        <w:trPr>
                          <w:trHeight w:val="53"/>
                        </w:trPr>
                        <w:tc>
                          <w:tcPr>
                            <w:tcW w:w="514" w:type="dxa"/>
                            <w:shd w:val="clear" w:color="auto" w:fill="auto"/>
                            <w:noWrap/>
                            <w:vAlign w:val="bottom"/>
                            <w:hideMark/>
                          </w:tcPr>
                          <w:p w14:paraId="143D18D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06EE45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7DFA5E9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090B88A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1A85E80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E221B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36" w:type="dxa"/>
                            <w:shd w:val="clear" w:color="auto" w:fill="auto"/>
                            <w:noWrap/>
                            <w:vAlign w:val="bottom"/>
                            <w:hideMark/>
                          </w:tcPr>
                          <w:p w14:paraId="1D84B1C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42A394F" w14:textId="77777777" w:rsidTr="00AC2109">
                        <w:trPr>
                          <w:trHeight w:val="147"/>
                        </w:trPr>
                        <w:tc>
                          <w:tcPr>
                            <w:tcW w:w="514" w:type="dxa"/>
                            <w:shd w:val="clear" w:color="auto" w:fill="auto"/>
                            <w:noWrap/>
                            <w:vAlign w:val="bottom"/>
                            <w:hideMark/>
                          </w:tcPr>
                          <w:p w14:paraId="77263B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0C7ED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0FCF6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637BF8D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2606B65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6A8EC83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2A44CF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EF4ED76" w14:textId="77777777" w:rsidTr="00AC2109">
                        <w:trPr>
                          <w:trHeight w:val="53"/>
                        </w:trPr>
                        <w:tc>
                          <w:tcPr>
                            <w:tcW w:w="514" w:type="dxa"/>
                            <w:shd w:val="clear" w:color="auto" w:fill="auto"/>
                            <w:noWrap/>
                            <w:vAlign w:val="bottom"/>
                            <w:hideMark/>
                          </w:tcPr>
                          <w:p w14:paraId="12E57C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8F05F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894DAA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519422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3AFFB50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7ECF99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7D2EFE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F650264" w14:textId="77777777" w:rsidTr="00AC2109">
                        <w:trPr>
                          <w:trHeight w:val="102"/>
                        </w:trPr>
                        <w:tc>
                          <w:tcPr>
                            <w:tcW w:w="514" w:type="dxa"/>
                            <w:shd w:val="clear" w:color="auto" w:fill="auto"/>
                            <w:noWrap/>
                            <w:vAlign w:val="bottom"/>
                            <w:hideMark/>
                          </w:tcPr>
                          <w:p w14:paraId="654674B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AF9BC0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AEF69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0836D2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3A35611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CD9C5B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98286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3E1ED65" w14:textId="77777777" w:rsidTr="00AC2109">
                        <w:trPr>
                          <w:trHeight w:val="75"/>
                        </w:trPr>
                        <w:tc>
                          <w:tcPr>
                            <w:tcW w:w="514" w:type="dxa"/>
                            <w:shd w:val="clear" w:color="auto" w:fill="auto"/>
                            <w:noWrap/>
                            <w:vAlign w:val="bottom"/>
                            <w:hideMark/>
                          </w:tcPr>
                          <w:p w14:paraId="4119988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DFE84D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839D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5D22BB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187288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CDD46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FE01D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BDD204" w14:textId="77777777" w:rsidTr="00AC2109">
                        <w:trPr>
                          <w:trHeight w:val="138"/>
                        </w:trPr>
                        <w:tc>
                          <w:tcPr>
                            <w:tcW w:w="514" w:type="dxa"/>
                            <w:shd w:val="clear" w:color="auto" w:fill="auto"/>
                            <w:noWrap/>
                            <w:vAlign w:val="bottom"/>
                            <w:hideMark/>
                          </w:tcPr>
                          <w:p w14:paraId="6D5D20B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28BC20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54437E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3C5675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5BE05E9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499A052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34C550E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671077C" w14:textId="77777777" w:rsidTr="00AC2109">
                        <w:trPr>
                          <w:trHeight w:val="111"/>
                        </w:trPr>
                        <w:tc>
                          <w:tcPr>
                            <w:tcW w:w="514" w:type="dxa"/>
                            <w:shd w:val="clear" w:color="auto" w:fill="auto"/>
                            <w:noWrap/>
                            <w:vAlign w:val="bottom"/>
                            <w:hideMark/>
                          </w:tcPr>
                          <w:p w14:paraId="5D2E8E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E3047D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7D40EB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3E90E8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583E1C0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1C682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179C68E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741D528" w14:textId="77777777" w:rsidTr="00AC2109">
                        <w:trPr>
                          <w:trHeight w:val="93"/>
                        </w:trPr>
                        <w:tc>
                          <w:tcPr>
                            <w:tcW w:w="514" w:type="dxa"/>
                            <w:shd w:val="clear" w:color="auto" w:fill="auto"/>
                            <w:noWrap/>
                            <w:vAlign w:val="bottom"/>
                            <w:hideMark/>
                          </w:tcPr>
                          <w:p w14:paraId="193908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BFF32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4839C21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6AD89BF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12E42CD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69A2E4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73EDDCF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CD91D04" w14:textId="77777777" w:rsidTr="00AC2109">
                        <w:trPr>
                          <w:trHeight w:val="53"/>
                        </w:trPr>
                        <w:tc>
                          <w:tcPr>
                            <w:tcW w:w="514" w:type="dxa"/>
                            <w:shd w:val="clear" w:color="auto" w:fill="auto"/>
                            <w:noWrap/>
                            <w:vAlign w:val="bottom"/>
                            <w:hideMark/>
                          </w:tcPr>
                          <w:p w14:paraId="039B1D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0CD33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0B2BAFE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2608A78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350EF79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A3D8C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4642699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D46444" w14:textId="77777777" w:rsidTr="00AC2109">
                        <w:trPr>
                          <w:trHeight w:val="53"/>
                        </w:trPr>
                        <w:tc>
                          <w:tcPr>
                            <w:tcW w:w="514" w:type="dxa"/>
                            <w:shd w:val="clear" w:color="auto" w:fill="auto"/>
                            <w:noWrap/>
                            <w:vAlign w:val="bottom"/>
                            <w:hideMark/>
                          </w:tcPr>
                          <w:p w14:paraId="303B2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7B5F8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4B09C8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5151ED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4F08585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E32E1F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5114B0E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34C0B06" w14:textId="77777777" w:rsidTr="00AC2109">
                        <w:trPr>
                          <w:trHeight w:val="102"/>
                        </w:trPr>
                        <w:tc>
                          <w:tcPr>
                            <w:tcW w:w="514" w:type="dxa"/>
                            <w:shd w:val="clear" w:color="auto" w:fill="auto"/>
                            <w:noWrap/>
                            <w:vAlign w:val="bottom"/>
                            <w:hideMark/>
                          </w:tcPr>
                          <w:p w14:paraId="6C175B5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571731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FDB9D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1741137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3694A83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0005A2E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7347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682B8DD" w14:textId="77777777" w:rsidTr="00AC2109">
                        <w:trPr>
                          <w:trHeight w:val="75"/>
                        </w:trPr>
                        <w:tc>
                          <w:tcPr>
                            <w:tcW w:w="514" w:type="dxa"/>
                            <w:shd w:val="clear" w:color="auto" w:fill="auto"/>
                            <w:noWrap/>
                            <w:vAlign w:val="bottom"/>
                            <w:hideMark/>
                          </w:tcPr>
                          <w:p w14:paraId="374FB6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081E02F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0264E50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73B3C7F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530C0B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10204A1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41C826B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263F806" w14:textId="77777777" w:rsidTr="00AC2109">
                        <w:trPr>
                          <w:trHeight w:val="53"/>
                        </w:trPr>
                        <w:tc>
                          <w:tcPr>
                            <w:tcW w:w="514" w:type="dxa"/>
                            <w:shd w:val="clear" w:color="auto" w:fill="auto"/>
                            <w:noWrap/>
                            <w:vAlign w:val="bottom"/>
                            <w:hideMark/>
                          </w:tcPr>
                          <w:p w14:paraId="4FFAC3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229632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68CDAE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35AB59F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09A6EB7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3A3F7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24588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D302D85" w14:textId="77777777" w:rsidTr="00AC2109">
                        <w:trPr>
                          <w:trHeight w:val="53"/>
                        </w:trPr>
                        <w:tc>
                          <w:tcPr>
                            <w:tcW w:w="514" w:type="dxa"/>
                            <w:shd w:val="clear" w:color="auto" w:fill="auto"/>
                            <w:noWrap/>
                            <w:vAlign w:val="bottom"/>
                            <w:hideMark/>
                          </w:tcPr>
                          <w:p w14:paraId="002EF4B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246EF81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503105A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11106</w:t>
                            </w:r>
                          </w:p>
                        </w:tc>
                        <w:tc>
                          <w:tcPr>
                            <w:tcW w:w="583" w:type="dxa"/>
                            <w:shd w:val="clear" w:color="auto" w:fill="auto"/>
                            <w:noWrap/>
                            <w:vAlign w:val="bottom"/>
                            <w:hideMark/>
                          </w:tcPr>
                          <w:p w14:paraId="03B33B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8.29</w:t>
                            </w:r>
                          </w:p>
                        </w:tc>
                        <w:tc>
                          <w:tcPr>
                            <w:tcW w:w="811" w:type="dxa"/>
                            <w:shd w:val="clear" w:color="auto" w:fill="auto"/>
                            <w:noWrap/>
                            <w:vAlign w:val="bottom"/>
                            <w:hideMark/>
                          </w:tcPr>
                          <w:p w14:paraId="0DFF6BA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1AD2D08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EDNRA</w:t>
                            </w:r>
                          </w:p>
                        </w:tc>
                        <w:tc>
                          <w:tcPr>
                            <w:tcW w:w="736" w:type="dxa"/>
                            <w:shd w:val="clear" w:color="auto" w:fill="auto"/>
                            <w:noWrap/>
                            <w:vAlign w:val="bottom"/>
                            <w:hideMark/>
                          </w:tcPr>
                          <w:p w14:paraId="249758A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AD67FBE" w14:textId="77777777" w:rsidTr="00AC2109">
                        <w:trPr>
                          <w:trHeight w:val="93"/>
                        </w:trPr>
                        <w:tc>
                          <w:tcPr>
                            <w:tcW w:w="514" w:type="dxa"/>
                            <w:shd w:val="clear" w:color="auto" w:fill="auto"/>
                            <w:noWrap/>
                            <w:vAlign w:val="bottom"/>
                            <w:hideMark/>
                          </w:tcPr>
                          <w:p w14:paraId="1C4F2C0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24589A7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62A176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D18E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8.28</w:t>
                            </w:r>
                          </w:p>
                        </w:tc>
                        <w:tc>
                          <w:tcPr>
                            <w:tcW w:w="811" w:type="dxa"/>
                            <w:shd w:val="clear" w:color="auto" w:fill="auto"/>
                            <w:noWrap/>
                            <w:vAlign w:val="bottom"/>
                            <w:hideMark/>
                          </w:tcPr>
                          <w:p w14:paraId="4D5F74E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6215CC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794D057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ADE691C" w14:textId="77777777" w:rsidTr="00AC2109">
                        <w:trPr>
                          <w:trHeight w:val="53"/>
                        </w:trPr>
                        <w:tc>
                          <w:tcPr>
                            <w:tcW w:w="514" w:type="dxa"/>
                            <w:shd w:val="clear" w:color="auto" w:fill="auto"/>
                            <w:noWrap/>
                            <w:vAlign w:val="bottom"/>
                            <w:hideMark/>
                          </w:tcPr>
                          <w:p w14:paraId="31EF5E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471418C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907DA1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81908</w:t>
                            </w:r>
                          </w:p>
                        </w:tc>
                        <w:tc>
                          <w:tcPr>
                            <w:tcW w:w="583" w:type="dxa"/>
                            <w:shd w:val="clear" w:color="auto" w:fill="auto"/>
                            <w:noWrap/>
                            <w:vAlign w:val="bottom"/>
                            <w:hideMark/>
                          </w:tcPr>
                          <w:p w14:paraId="6D45B27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8.27</w:t>
                            </w:r>
                          </w:p>
                        </w:tc>
                        <w:tc>
                          <w:tcPr>
                            <w:tcW w:w="811" w:type="dxa"/>
                            <w:shd w:val="clear" w:color="auto" w:fill="auto"/>
                            <w:noWrap/>
                            <w:vAlign w:val="bottom"/>
                            <w:hideMark/>
                          </w:tcPr>
                          <w:p w14:paraId="25DC557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JAG2</w:t>
                            </w:r>
                          </w:p>
                        </w:tc>
                        <w:tc>
                          <w:tcPr>
                            <w:tcW w:w="819" w:type="dxa"/>
                            <w:shd w:val="clear" w:color="auto" w:fill="auto"/>
                            <w:noWrap/>
                            <w:vAlign w:val="bottom"/>
                            <w:hideMark/>
                          </w:tcPr>
                          <w:p w14:paraId="10C7DF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ED5CB2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58B02BB" w14:textId="77777777" w:rsidTr="00AC2109">
                        <w:trPr>
                          <w:trHeight w:val="53"/>
                        </w:trPr>
                        <w:tc>
                          <w:tcPr>
                            <w:tcW w:w="514" w:type="dxa"/>
                            <w:shd w:val="clear" w:color="auto" w:fill="auto"/>
                            <w:noWrap/>
                            <w:vAlign w:val="bottom"/>
                            <w:hideMark/>
                          </w:tcPr>
                          <w:p w14:paraId="517332E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4B73EE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992967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6448</w:t>
                            </w:r>
                          </w:p>
                        </w:tc>
                        <w:tc>
                          <w:tcPr>
                            <w:tcW w:w="583" w:type="dxa"/>
                            <w:shd w:val="clear" w:color="auto" w:fill="auto"/>
                            <w:noWrap/>
                            <w:vAlign w:val="bottom"/>
                            <w:hideMark/>
                          </w:tcPr>
                          <w:p w14:paraId="47A45DBA"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07AC8F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205117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177B056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7C0E4B2" w14:textId="77777777" w:rsidTr="00AC2109">
                        <w:trPr>
                          <w:trHeight w:val="53"/>
                        </w:trPr>
                        <w:tc>
                          <w:tcPr>
                            <w:tcW w:w="514" w:type="dxa"/>
                            <w:shd w:val="clear" w:color="auto" w:fill="auto"/>
                            <w:noWrap/>
                            <w:vAlign w:val="bottom"/>
                            <w:hideMark/>
                          </w:tcPr>
                          <w:p w14:paraId="20F4A7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64C17B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6DA4EBA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96764</w:t>
                            </w:r>
                          </w:p>
                        </w:tc>
                        <w:tc>
                          <w:tcPr>
                            <w:tcW w:w="583" w:type="dxa"/>
                            <w:shd w:val="clear" w:color="auto" w:fill="auto"/>
                            <w:noWrap/>
                            <w:vAlign w:val="bottom"/>
                            <w:hideMark/>
                          </w:tcPr>
                          <w:p w14:paraId="6AF150F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8.24</w:t>
                            </w:r>
                          </w:p>
                        </w:tc>
                        <w:tc>
                          <w:tcPr>
                            <w:tcW w:w="811" w:type="dxa"/>
                            <w:shd w:val="clear" w:color="auto" w:fill="auto"/>
                            <w:noWrap/>
                            <w:vAlign w:val="bottom"/>
                            <w:hideMark/>
                          </w:tcPr>
                          <w:p w14:paraId="46BBF1C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COL4A1</w:t>
                            </w:r>
                          </w:p>
                        </w:tc>
                        <w:tc>
                          <w:tcPr>
                            <w:tcW w:w="819" w:type="dxa"/>
                            <w:shd w:val="clear" w:color="auto" w:fill="auto"/>
                            <w:noWrap/>
                            <w:vAlign w:val="bottom"/>
                            <w:hideMark/>
                          </w:tcPr>
                          <w:p w14:paraId="3336C48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36" w:type="dxa"/>
                            <w:shd w:val="clear" w:color="auto" w:fill="auto"/>
                            <w:noWrap/>
                            <w:vAlign w:val="bottom"/>
                            <w:hideMark/>
                          </w:tcPr>
                          <w:p w14:paraId="571EE8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3F9C023A" w14:textId="77777777" w:rsidTr="00AC2109">
                        <w:trPr>
                          <w:trHeight w:val="53"/>
                        </w:trPr>
                        <w:tc>
                          <w:tcPr>
                            <w:tcW w:w="514" w:type="dxa"/>
                            <w:shd w:val="clear" w:color="auto" w:fill="auto"/>
                            <w:noWrap/>
                            <w:vAlign w:val="bottom"/>
                            <w:hideMark/>
                          </w:tcPr>
                          <w:p w14:paraId="1E126DC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40997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FE27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6478</w:t>
                            </w:r>
                          </w:p>
                        </w:tc>
                        <w:tc>
                          <w:tcPr>
                            <w:tcW w:w="583" w:type="dxa"/>
                            <w:shd w:val="clear" w:color="auto" w:fill="auto"/>
                            <w:noWrap/>
                            <w:vAlign w:val="bottom"/>
                            <w:hideMark/>
                          </w:tcPr>
                          <w:p w14:paraId="372D4C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5FD24E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PTN</w:t>
                            </w:r>
                          </w:p>
                        </w:tc>
                        <w:tc>
                          <w:tcPr>
                            <w:tcW w:w="819" w:type="dxa"/>
                            <w:shd w:val="clear" w:color="auto" w:fill="auto"/>
                            <w:noWrap/>
                            <w:vAlign w:val="bottom"/>
                            <w:hideMark/>
                          </w:tcPr>
                          <w:p w14:paraId="2227A5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660096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0FED0C56" w14:textId="77777777" w:rsidTr="00AC2109">
                        <w:trPr>
                          <w:trHeight w:val="53"/>
                        </w:trPr>
                        <w:tc>
                          <w:tcPr>
                            <w:tcW w:w="514" w:type="dxa"/>
                            <w:shd w:val="clear" w:color="auto" w:fill="auto"/>
                            <w:noWrap/>
                            <w:vAlign w:val="bottom"/>
                            <w:hideMark/>
                          </w:tcPr>
                          <w:p w14:paraId="5F0E399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3FC463D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6C3737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81697</w:t>
                            </w:r>
                          </w:p>
                        </w:tc>
                        <w:tc>
                          <w:tcPr>
                            <w:tcW w:w="583" w:type="dxa"/>
                            <w:shd w:val="clear" w:color="auto" w:fill="auto"/>
                            <w:noWrap/>
                            <w:vAlign w:val="bottom"/>
                            <w:hideMark/>
                          </w:tcPr>
                          <w:p w14:paraId="1D524D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8.20</w:t>
                            </w:r>
                          </w:p>
                        </w:tc>
                        <w:tc>
                          <w:tcPr>
                            <w:tcW w:w="811" w:type="dxa"/>
                            <w:shd w:val="clear" w:color="auto" w:fill="auto"/>
                            <w:noWrap/>
                            <w:vAlign w:val="bottom"/>
                            <w:hideMark/>
                          </w:tcPr>
                          <w:p w14:paraId="7975474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DLL4</w:t>
                            </w:r>
                          </w:p>
                        </w:tc>
                        <w:tc>
                          <w:tcPr>
                            <w:tcW w:w="819" w:type="dxa"/>
                            <w:shd w:val="clear" w:color="auto" w:fill="auto"/>
                            <w:noWrap/>
                            <w:vAlign w:val="bottom"/>
                            <w:hideMark/>
                          </w:tcPr>
                          <w:p w14:paraId="233C45B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NOTCH3</w:t>
                            </w:r>
                          </w:p>
                        </w:tc>
                        <w:tc>
                          <w:tcPr>
                            <w:tcW w:w="736" w:type="dxa"/>
                            <w:shd w:val="clear" w:color="auto" w:fill="auto"/>
                            <w:noWrap/>
                            <w:vAlign w:val="bottom"/>
                            <w:hideMark/>
                          </w:tcPr>
                          <w:p w14:paraId="5A4B25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EAC4C0A" w14:textId="77777777" w:rsidTr="00AC2109">
                        <w:trPr>
                          <w:trHeight w:val="147"/>
                        </w:trPr>
                        <w:tc>
                          <w:tcPr>
                            <w:tcW w:w="514" w:type="dxa"/>
                            <w:shd w:val="clear" w:color="auto" w:fill="auto"/>
                            <w:noWrap/>
                            <w:vAlign w:val="bottom"/>
                            <w:hideMark/>
                          </w:tcPr>
                          <w:p w14:paraId="13FEFE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883F9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3A09F9A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2BBA7A0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2BE8C8B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C68203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61A7D5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6E028BA" w14:textId="77777777" w:rsidTr="00AC2109">
                        <w:trPr>
                          <w:trHeight w:val="93"/>
                        </w:trPr>
                        <w:tc>
                          <w:tcPr>
                            <w:tcW w:w="514" w:type="dxa"/>
                            <w:shd w:val="clear" w:color="auto" w:fill="auto"/>
                            <w:noWrap/>
                            <w:vAlign w:val="bottom"/>
                            <w:hideMark/>
                          </w:tcPr>
                          <w:p w14:paraId="32EE156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2B77D9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045AB32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26986F3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8.19</w:t>
                            </w:r>
                          </w:p>
                        </w:tc>
                        <w:tc>
                          <w:tcPr>
                            <w:tcW w:w="811" w:type="dxa"/>
                            <w:shd w:val="clear" w:color="auto" w:fill="auto"/>
                            <w:noWrap/>
                            <w:vAlign w:val="bottom"/>
                            <w:hideMark/>
                          </w:tcPr>
                          <w:p w14:paraId="40F018E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55F73F8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094D55C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4713BDF9" w14:textId="77777777" w:rsidTr="00AC2109">
                        <w:trPr>
                          <w:trHeight w:val="53"/>
                        </w:trPr>
                        <w:tc>
                          <w:tcPr>
                            <w:tcW w:w="514" w:type="dxa"/>
                            <w:shd w:val="clear" w:color="auto" w:fill="auto"/>
                            <w:noWrap/>
                            <w:vAlign w:val="bottom"/>
                            <w:hideMark/>
                          </w:tcPr>
                          <w:p w14:paraId="1087505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3221313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E6A7D4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103929</w:t>
                            </w:r>
                          </w:p>
                        </w:tc>
                        <w:tc>
                          <w:tcPr>
                            <w:tcW w:w="583" w:type="dxa"/>
                            <w:shd w:val="clear" w:color="auto" w:fill="auto"/>
                            <w:noWrap/>
                            <w:vAlign w:val="bottom"/>
                            <w:hideMark/>
                          </w:tcPr>
                          <w:p w14:paraId="1655B6C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7151FF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71BA505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3A8A02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2B987B" w14:textId="77777777" w:rsidTr="00AC2109">
                        <w:trPr>
                          <w:trHeight w:val="53"/>
                        </w:trPr>
                        <w:tc>
                          <w:tcPr>
                            <w:tcW w:w="514" w:type="dxa"/>
                            <w:shd w:val="clear" w:color="auto" w:fill="auto"/>
                            <w:noWrap/>
                            <w:vAlign w:val="bottom"/>
                            <w:hideMark/>
                          </w:tcPr>
                          <w:p w14:paraId="5B6BC4D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506B15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71ABA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6457</w:t>
                            </w:r>
                          </w:p>
                        </w:tc>
                        <w:tc>
                          <w:tcPr>
                            <w:tcW w:w="583" w:type="dxa"/>
                            <w:shd w:val="clear" w:color="auto" w:fill="auto"/>
                            <w:noWrap/>
                            <w:vAlign w:val="bottom"/>
                            <w:hideMark/>
                          </w:tcPr>
                          <w:p w14:paraId="177744F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8.17</w:t>
                            </w:r>
                          </w:p>
                        </w:tc>
                        <w:tc>
                          <w:tcPr>
                            <w:tcW w:w="811" w:type="dxa"/>
                            <w:shd w:val="clear" w:color="auto" w:fill="auto"/>
                            <w:noWrap/>
                            <w:vAlign w:val="bottom"/>
                            <w:hideMark/>
                          </w:tcPr>
                          <w:p w14:paraId="559D058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03E9F16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36" w:type="dxa"/>
                            <w:shd w:val="clear" w:color="auto" w:fill="auto"/>
                            <w:noWrap/>
                            <w:vAlign w:val="bottom"/>
                            <w:hideMark/>
                          </w:tcPr>
                          <w:p w14:paraId="40DF8CD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2127F5AF" w14:textId="77777777" w:rsidTr="00AC2109">
                        <w:trPr>
                          <w:trHeight w:val="53"/>
                        </w:trPr>
                        <w:tc>
                          <w:tcPr>
                            <w:tcW w:w="514" w:type="dxa"/>
                            <w:shd w:val="clear" w:color="auto" w:fill="auto"/>
                            <w:noWrap/>
                            <w:vAlign w:val="bottom"/>
                            <w:hideMark/>
                          </w:tcPr>
                          <w:p w14:paraId="3285883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47C879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0D7FED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103693</w:t>
                            </w:r>
                          </w:p>
                        </w:tc>
                        <w:tc>
                          <w:tcPr>
                            <w:tcW w:w="583" w:type="dxa"/>
                            <w:shd w:val="clear" w:color="auto" w:fill="auto"/>
                            <w:noWrap/>
                            <w:vAlign w:val="bottom"/>
                            <w:hideMark/>
                          </w:tcPr>
                          <w:p w14:paraId="2957B3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8.15</w:t>
                            </w:r>
                          </w:p>
                        </w:tc>
                        <w:tc>
                          <w:tcPr>
                            <w:tcW w:w="811" w:type="dxa"/>
                            <w:shd w:val="clear" w:color="auto" w:fill="auto"/>
                            <w:noWrap/>
                            <w:vAlign w:val="bottom"/>
                            <w:hideMark/>
                          </w:tcPr>
                          <w:p w14:paraId="247ECD2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2F92244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14872F2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6829018" w14:textId="77777777" w:rsidTr="00AC2109">
                        <w:trPr>
                          <w:trHeight w:val="84"/>
                        </w:trPr>
                        <w:tc>
                          <w:tcPr>
                            <w:tcW w:w="514" w:type="dxa"/>
                            <w:shd w:val="clear" w:color="auto" w:fill="auto"/>
                            <w:noWrap/>
                            <w:vAlign w:val="bottom"/>
                            <w:hideMark/>
                          </w:tcPr>
                          <w:p w14:paraId="1508F53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13B52DF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8B1C3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82241</w:t>
                            </w:r>
                          </w:p>
                        </w:tc>
                        <w:tc>
                          <w:tcPr>
                            <w:tcW w:w="583" w:type="dxa"/>
                            <w:shd w:val="clear" w:color="auto" w:fill="auto"/>
                            <w:noWrap/>
                            <w:vAlign w:val="bottom"/>
                            <w:hideMark/>
                          </w:tcPr>
                          <w:p w14:paraId="46A91D5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8.14</w:t>
                            </w:r>
                          </w:p>
                        </w:tc>
                        <w:tc>
                          <w:tcPr>
                            <w:tcW w:w="811" w:type="dxa"/>
                            <w:shd w:val="clear" w:color="auto" w:fill="auto"/>
                            <w:noWrap/>
                            <w:vAlign w:val="bottom"/>
                            <w:hideMark/>
                          </w:tcPr>
                          <w:p w14:paraId="60D6A5B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COMP</w:t>
                            </w:r>
                          </w:p>
                        </w:tc>
                        <w:tc>
                          <w:tcPr>
                            <w:tcW w:w="819" w:type="dxa"/>
                            <w:shd w:val="clear" w:color="auto" w:fill="auto"/>
                            <w:noWrap/>
                            <w:vAlign w:val="bottom"/>
                            <w:hideMark/>
                          </w:tcPr>
                          <w:p w14:paraId="25A0FA0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2BA5E658" w14:textId="77777777" w:rsidR="00456A0D" w:rsidRPr="00BF5B8F" w:rsidRDefault="00456A0D" w:rsidP="00554074">
                            <w:pPr>
                              <w:spacing w:line="240" w:lineRule="auto"/>
                              <w:ind w:right="80"/>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0D9706E" w14:textId="77777777" w:rsidTr="00AC2109">
                        <w:trPr>
                          <w:trHeight w:val="57"/>
                        </w:trPr>
                        <w:tc>
                          <w:tcPr>
                            <w:tcW w:w="514" w:type="dxa"/>
                            <w:shd w:val="clear" w:color="auto" w:fill="auto"/>
                            <w:noWrap/>
                            <w:vAlign w:val="bottom"/>
                            <w:hideMark/>
                          </w:tcPr>
                          <w:p w14:paraId="29DE9F3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5C8DF6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D3CA5C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2AAFE0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8.12</w:t>
                            </w:r>
                          </w:p>
                        </w:tc>
                        <w:tc>
                          <w:tcPr>
                            <w:tcW w:w="811" w:type="dxa"/>
                            <w:shd w:val="clear" w:color="auto" w:fill="auto"/>
                            <w:noWrap/>
                            <w:vAlign w:val="bottom"/>
                            <w:hideMark/>
                          </w:tcPr>
                          <w:p w14:paraId="384B984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471DBB8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AB0EF4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7A4407C4" w14:textId="77777777" w:rsidTr="00AC2109">
                        <w:trPr>
                          <w:trHeight w:val="53"/>
                        </w:trPr>
                        <w:tc>
                          <w:tcPr>
                            <w:tcW w:w="514" w:type="dxa"/>
                            <w:shd w:val="clear" w:color="auto" w:fill="auto"/>
                            <w:noWrap/>
                            <w:vAlign w:val="bottom"/>
                            <w:hideMark/>
                          </w:tcPr>
                          <w:p w14:paraId="40BB17C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648C3C1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72EAB99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87155</w:t>
                            </w:r>
                          </w:p>
                        </w:tc>
                        <w:tc>
                          <w:tcPr>
                            <w:tcW w:w="583" w:type="dxa"/>
                            <w:shd w:val="clear" w:color="auto" w:fill="auto"/>
                            <w:noWrap/>
                            <w:vAlign w:val="bottom"/>
                            <w:hideMark/>
                          </w:tcPr>
                          <w:p w14:paraId="31DEB14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47436E9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0F7995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36" w:type="dxa"/>
                            <w:shd w:val="clear" w:color="auto" w:fill="auto"/>
                            <w:noWrap/>
                            <w:vAlign w:val="bottom"/>
                            <w:hideMark/>
                          </w:tcPr>
                          <w:p w14:paraId="35C24E5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DD44A64" w14:textId="77777777" w:rsidTr="00AC2109">
                        <w:trPr>
                          <w:trHeight w:val="53"/>
                        </w:trPr>
                        <w:tc>
                          <w:tcPr>
                            <w:tcW w:w="514" w:type="dxa"/>
                            <w:shd w:val="clear" w:color="auto" w:fill="auto"/>
                            <w:noWrap/>
                            <w:vAlign w:val="bottom"/>
                            <w:hideMark/>
                          </w:tcPr>
                          <w:p w14:paraId="1EEADD4C"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338601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14CAFDA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4A723C2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8.10</w:t>
                            </w:r>
                          </w:p>
                        </w:tc>
                        <w:tc>
                          <w:tcPr>
                            <w:tcW w:w="811" w:type="dxa"/>
                            <w:shd w:val="clear" w:color="auto" w:fill="auto"/>
                            <w:noWrap/>
                            <w:vAlign w:val="bottom"/>
                            <w:hideMark/>
                          </w:tcPr>
                          <w:p w14:paraId="1B7A4C0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DC39AA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1411116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BC37105" w14:textId="77777777" w:rsidTr="00AC2109">
                        <w:trPr>
                          <w:trHeight w:val="53"/>
                        </w:trPr>
                        <w:tc>
                          <w:tcPr>
                            <w:tcW w:w="514" w:type="dxa"/>
                            <w:shd w:val="clear" w:color="auto" w:fill="auto"/>
                            <w:noWrap/>
                            <w:vAlign w:val="bottom"/>
                            <w:hideMark/>
                          </w:tcPr>
                          <w:p w14:paraId="0436D937"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4737C24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1244F6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290795D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8.09</w:t>
                            </w:r>
                          </w:p>
                        </w:tc>
                        <w:tc>
                          <w:tcPr>
                            <w:tcW w:w="811" w:type="dxa"/>
                            <w:shd w:val="clear" w:color="auto" w:fill="auto"/>
                            <w:noWrap/>
                            <w:vAlign w:val="bottom"/>
                            <w:hideMark/>
                          </w:tcPr>
                          <w:p w14:paraId="230CF88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43A74A8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3E3F89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6BD32ADE" w14:textId="77777777" w:rsidTr="00AC2109">
                        <w:trPr>
                          <w:trHeight w:val="129"/>
                        </w:trPr>
                        <w:tc>
                          <w:tcPr>
                            <w:tcW w:w="514" w:type="dxa"/>
                            <w:shd w:val="clear" w:color="auto" w:fill="auto"/>
                            <w:noWrap/>
                            <w:vAlign w:val="bottom"/>
                            <w:hideMark/>
                          </w:tcPr>
                          <w:p w14:paraId="73D3BC4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CEC0755"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25E1F942"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6924275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8.07</w:t>
                            </w:r>
                          </w:p>
                        </w:tc>
                        <w:tc>
                          <w:tcPr>
                            <w:tcW w:w="811" w:type="dxa"/>
                            <w:shd w:val="clear" w:color="auto" w:fill="auto"/>
                            <w:noWrap/>
                            <w:vAlign w:val="bottom"/>
                            <w:hideMark/>
                          </w:tcPr>
                          <w:p w14:paraId="2B06816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339E76B3"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36" w:type="dxa"/>
                            <w:shd w:val="clear" w:color="auto" w:fill="auto"/>
                            <w:noWrap/>
                            <w:vAlign w:val="bottom"/>
                            <w:hideMark/>
                          </w:tcPr>
                          <w:p w14:paraId="613C92A8"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101B7854" w14:textId="77777777" w:rsidTr="00AC2109">
                        <w:trPr>
                          <w:trHeight w:val="53"/>
                        </w:trPr>
                        <w:tc>
                          <w:tcPr>
                            <w:tcW w:w="514" w:type="dxa"/>
                            <w:shd w:val="clear" w:color="auto" w:fill="auto"/>
                            <w:noWrap/>
                            <w:vAlign w:val="bottom"/>
                            <w:hideMark/>
                          </w:tcPr>
                          <w:p w14:paraId="1F207FCF"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3CD3F71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ABB5E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103664</w:t>
                            </w:r>
                          </w:p>
                        </w:tc>
                        <w:tc>
                          <w:tcPr>
                            <w:tcW w:w="583" w:type="dxa"/>
                            <w:shd w:val="clear" w:color="auto" w:fill="auto"/>
                            <w:noWrap/>
                            <w:vAlign w:val="bottom"/>
                            <w:hideMark/>
                          </w:tcPr>
                          <w:p w14:paraId="711924B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8.02</w:t>
                            </w:r>
                          </w:p>
                        </w:tc>
                        <w:tc>
                          <w:tcPr>
                            <w:tcW w:w="811" w:type="dxa"/>
                            <w:shd w:val="clear" w:color="auto" w:fill="auto"/>
                            <w:noWrap/>
                            <w:vAlign w:val="bottom"/>
                            <w:hideMark/>
                          </w:tcPr>
                          <w:p w14:paraId="6CA15830"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04C12B24"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01A0C7BE"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456A0D" w:rsidRPr="009B04F9" w14:paraId="5EEDF24F" w14:textId="77777777" w:rsidTr="00AC2109">
                        <w:trPr>
                          <w:trHeight w:val="53"/>
                        </w:trPr>
                        <w:tc>
                          <w:tcPr>
                            <w:tcW w:w="514" w:type="dxa"/>
                            <w:shd w:val="clear" w:color="auto" w:fill="auto"/>
                            <w:noWrap/>
                            <w:vAlign w:val="bottom"/>
                            <w:hideMark/>
                          </w:tcPr>
                          <w:p w14:paraId="08E3D9C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514" w:type="dxa"/>
                            <w:shd w:val="clear" w:color="auto" w:fill="auto"/>
                            <w:noWrap/>
                            <w:vAlign w:val="bottom"/>
                            <w:hideMark/>
                          </w:tcPr>
                          <w:p w14:paraId="282578AD"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0933F7B"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103769</w:t>
                            </w:r>
                          </w:p>
                        </w:tc>
                        <w:tc>
                          <w:tcPr>
                            <w:tcW w:w="583" w:type="dxa"/>
                            <w:shd w:val="clear" w:color="auto" w:fill="auto"/>
                            <w:noWrap/>
                            <w:vAlign w:val="bottom"/>
                            <w:hideMark/>
                          </w:tcPr>
                          <w:p w14:paraId="6BF71D79"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8.01</w:t>
                            </w:r>
                          </w:p>
                        </w:tc>
                        <w:tc>
                          <w:tcPr>
                            <w:tcW w:w="811" w:type="dxa"/>
                            <w:shd w:val="clear" w:color="auto" w:fill="auto"/>
                            <w:noWrap/>
                            <w:vAlign w:val="bottom"/>
                            <w:hideMark/>
                          </w:tcPr>
                          <w:p w14:paraId="02328D9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VEGFD</w:t>
                            </w:r>
                          </w:p>
                        </w:tc>
                        <w:tc>
                          <w:tcPr>
                            <w:tcW w:w="819" w:type="dxa"/>
                            <w:shd w:val="clear" w:color="auto" w:fill="auto"/>
                            <w:noWrap/>
                            <w:vAlign w:val="bottom"/>
                            <w:hideMark/>
                          </w:tcPr>
                          <w:p w14:paraId="686DA8A6"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36" w:type="dxa"/>
                            <w:shd w:val="clear" w:color="auto" w:fill="auto"/>
                            <w:noWrap/>
                            <w:vAlign w:val="bottom"/>
                            <w:hideMark/>
                          </w:tcPr>
                          <w:p w14:paraId="51EBD241" w14:textId="77777777" w:rsidR="00456A0D" w:rsidRPr="00BF5B8F" w:rsidRDefault="00456A0D"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bl>
                    <w:p w14:paraId="6975B3B6" w14:textId="77777777" w:rsidR="00456A0D" w:rsidRPr="00F03745" w:rsidRDefault="00456A0D" w:rsidP="00456A0D">
                      <w:pPr>
                        <w:jc w:val="left"/>
                        <w:rPr>
                          <w:sz w:val="16"/>
                          <w:szCs w:val="16"/>
                        </w:rPr>
                      </w:pPr>
                      <w:r>
                        <w:rPr>
                          <w:sz w:val="16"/>
                          <w:szCs w:val="16"/>
                        </w:rPr>
                        <w:t>Table 1. The significant communication routes pairs between each two cell types with score higher than threshold (8.0). In the header, S stands for secretor and R stands for receiver.</w:t>
                      </w:r>
                    </w:p>
                  </w:txbxContent>
                </v:textbox>
                <w10:wrap type="square"/>
              </v:shape>
            </w:pict>
          </mc:Fallback>
        </mc:AlternateContent>
      </w:r>
    </w:p>
    <w:p w14:paraId="24FD6F2B" w14:textId="299E86EF" w:rsidR="00456A0D" w:rsidRPr="002B0C0F" w:rsidRDefault="00456A0D" w:rsidP="002B0C0F">
      <w:pPr>
        <w:pStyle w:val="AbsHead"/>
      </w:pPr>
    </w:p>
    <w:p w14:paraId="41AB4F26" w14:textId="640833DA" w:rsidR="00456A0D" w:rsidRPr="002B0C0F" w:rsidRDefault="00456A0D" w:rsidP="002B0C0F">
      <w:pPr>
        <w:pStyle w:val="AbsHead"/>
      </w:pPr>
    </w:p>
    <w:p w14:paraId="29BA243D" w14:textId="650CFD2B" w:rsidR="00456A0D" w:rsidRPr="002B0C0F" w:rsidRDefault="00456A0D" w:rsidP="002B0C0F">
      <w:pPr>
        <w:pStyle w:val="AbsHead"/>
      </w:pPr>
    </w:p>
    <w:p w14:paraId="3E593FA0" w14:textId="00EAB146" w:rsidR="00456A0D" w:rsidRPr="002B0C0F" w:rsidRDefault="00456A0D" w:rsidP="002B0C0F">
      <w:pPr>
        <w:pStyle w:val="AbsHead"/>
      </w:pPr>
    </w:p>
    <w:p w14:paraId="469F7D3B" w14:textId="6F94201E" w:rsidR="00456A0D" w:rsidRPr="002B0C0F" w:rsidRDefault="00456A0D" w:rsidP="002B0C0F">
      <w:pPr>
        <w:pStyle w:val="AbsHead"/>
      </w:pPr>
    </w:p>
    <w:p w14:paraId="20A1027B" w14:textId="5BE8EB98" w:rsidR="00456A0D" w:rsidRPr="002B0C0F" w:rsidRDefault="00456A0D" w:rsidP="002B0C0F">
      <w:pPr>
        <w:pStyle w:val="AbsHead"/>
      </w:pPr>
    </w:p>
    <w:p w14:paraId="11A307EE" w14:textId="3673E38B" w:rsidR="00456A0D" w:rsidRPr="002B0C0F" w:rsidRDefault="00456A0D" w:rsidP="002B0C0F">
      <w:pPr>
        <w:pStyle w:val="AbsHead"/>
      </w:pPr>
    </w:p>
    <w:p w14:paraId="16ED1A2C" w14:textId="2111D930" w:rsidR="00456A0D" w:rsidRPr="002B0C0F" w:rsidRDefault="00456A0D" w:rsidP="002B0C0F">
      <w:pPr>
        <w:pStyle w:val="AbsHead"/>
      </w:pPr>
    </w:p>
    <w:p w14:paraId="44C5B9B0" w14:textId="70717811" w:rsidR="00456A0D" w:rsidRPr="002B0C0F" w:rsidRDefault="00456A0D" w:rsidP="002B0C0F">
      <w:pPr>
        <w:pStyle w:val="AbsHead"/>
      </w:pPr>
    </w:p>
    <w:p w14:paraId="4C1809EE" w14:textId="7DFD6C91" w:rsidR="00456A0D" w:rsidRPr="002B0C0F" w:rsidRDefault="00456A0D" w:rsidP="002B0C0F">
      <w:pPr>
        <w:pStyle w:val="AbsHead"/>
      </w:pPr>
    </w:p>
    <w:p w14:paraId="61F1765F" w14:textId="33B2D950" w:rsidR="00456A0D" w:rsidRPr="002B0C0F" w:rsidRDefault="00456A0D" w:rsidP="002B0C0F">
      <w:pPr>
        <w:pStyle w:val="AbsHead"/>
      </w:pPr>
    </w:p>
    <w:p w14:paraId="2E1CB00A" w14:textId="1D9A4B92" w:rsidR="00456A0D" w:rsidRPr="002B0C0F" w:rsidRDefault="00456A0D" w:rsidP="002B0C0F">
      <w:pPr>
        <w:pStyle w:val="AbsHead"/>
      </w:pPr>
    </w:p>
    <w:p w14:paraId="4351F502" w14:textId="788E5FFB" w:rsidR="00456A0D" w:rsidRPr="002B0C0F" w:rsidRDefault="00456A0D" w:rsidP="002B0C0F">
      <w:pPr>
        <w:pStyle w:val="AbsHead"/>
      </w:pPr>
    </w:p>
    <w:p w14:paraId="0AAAF8A5" w14:textId="2EF69954" w:rsidR="00456A0D" w:rsidRPr="002B0C0F" w:rsidRDefault="00A73C60" w:rsidP="002B0C0F">
      <w:pPr>
        <w:pStyle w:val="AbsHead"/>
      </w:pPr>
      <w:r w:rsidRPr="002B0C0F">
        <w:lastRenderedPageBreak/>
        <mc:AlternateContent>
          <mc:Choice Requires="wps">
            <w:drawing>
              <wp:anchor distT="45720" distB="45720" distL="114300" distR="114300" simplePos="0" relativeHeight="251686400" behindDoc="0" locked="0" layoutInCell="1" allowOverlap="1" wp14:anchorId="02EE4E6B" wp14:editId="103D4F86">
                <wp:simplePos x="0" y="0"/>
                <wp:positionH relativeFrom="column">
                  <wp:posOffset>3175</wp:posOffset>
                </wp:positionH>
                <wp:positionV relativeFrom="paragraph">
                  <wp:posOffset>255270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1ED51C82" w14:textId="77777777" w:rsidR="00A73C60" w:rsidRDefault="00A73C60" w:rsidP="00A73C60">
                            <w:r>
                              <w:rPr>
                                <w:noProof/>
                              </w:rPr>
                              <w:drawing>
                                <wp:inline distT="0" distB="0" distL="0" distR="0" wp14:anchorId="6861316E" wp14:editId="73B24198">
                                  <wp:extent cx="2796540" cy="144970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70B37287" w14:textId="77777777" w:rsidR="00A73C60" w:rsidRDefault="00A73C60" w:rsidP="00A73C60">
                            <w:r>
                              <w:rPr>
                                <w:noProof/>
                              </w:rPr>
                              <w:drawing>
                                <wp:inline distT="0" distB="0" distL="0" distR="0" wp14:anchorId="188B4EFF" wp14:editId="336239F8">
                                  <wp:extent cx="2796540" cy="1461135"/>
                                  <wp:effectExtent l="0" t="0" r="381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F3D93F0" w14:textId="77777777" w:rsidR="00A73C60" w:rsidRDefault="00A73C60" w:rsidP="00A73C60">
                            <w:r>
                              <w:rPr>
                                <w:rFonts w:eastAsia="Calibri"/>
                                <w:color w:val="000000"/>
                                <w:kern w:val="24"/>
                                <w:sz w:val="16"/>
                                <w:szCs w:val="16"/>
                              </w:rPr>
                              <w:t>Fig 11.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4E6B" id="_x0000_s1035" type="#_x0000_t202" style="position:absolute;margin-left:.25pt;margin-top:20.1pt;width:235.3pt;height:264.3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">
                <v:textbox>
                  <w:txbxContent>
                    <w:p w14:paraId="1ED51C82" w14:textId="77777777" w:rsidR="00A73C60" w:rsidRDefault="00A73C60" w:rsidP="00A73C60">
                      <w:r>
                        <w:rPr>
                          <w:noProof/>
                        </w:rPr>
                        <w:drawing>
                          <wp:inline distT="0" distB="0" distL="0" distR="0" wp14:anchorId="6861316E" wp14:editId="73B24198">
                            <wp:extent cx="2796540" cy="144970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70B37287" w14:textId="77777777" w:rsidR="00A73C60" w:rsidRDefault="00A73C60" w:rsidP="00A73C60">
                      <w:r>
                        <w:rPr>
                          <w:noProof/>
                        </w:rPr>
                        <w:drawing>
                          <wp:inline distT="0" distB="0" distL="0" distR="0" wp14:anchorId="188B4EFF" wp14:editId="336239F8">
                            <wp:extent cx="2796540" cy="1461135"/>
                            <wp:effectExtent l="0" t="0" r="381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F3D93F0" w14:textId="77777777" w:rsidR="00A73C60" w:rsidRDefault="00A73C60" w:rsidP="00A73C60">
                      <w:r>
                        <w:rPr>
                          <w:rFonts w:eastAsia="Calibri"/>
                          <w:color w:val="000000"/>
                          <w:kern w:val="24"/>
                          <w:sz w:val="16"/>
                          <w:szCs w:val="16"/>
                        </w:rPr>
                        <w:t>Fig 11. The violin plot for upper stream gene expression value of COL18A1 and ITGB3.</w:t>
                      </w:r>
                    </w:p>
                  </w:txbxContent>
                </v:textbox>
                <w10:wrap type="square"/>
              </v:shape>
            </w:pict>
          </mc:Fallback>
        </mc:AlternateContent>
      </w:r>
    </w:p>
    <w:p w14:paraId="27942768" w14:textId="79B88962" w:rsidR="00456A0D" w:rsidRPr="002B0C0F" w:rsidRDefault="00456A0D" w:rsidP="002B0C0F">
      <w:pPr>
        <w:pStyle w:val="AbsHead"/>
      </w:pPr>
    </w:p>
    <w:p w14:paraId="377B752E" w14:textId="164B33DD" w:rsidR="00456A0D" w:rsidRPr="002B0C0F" w:rsidRDefault="00456A0D" w:rsidP="002B0C0F">
      <w:pPr>
        <w:pStyle w:val="AbsHead"/>
      </w:pPr>
    </w:p>
    <w:p w14:paraId="5E116A11" w14:textId="6BC6AADF" w:rsidR="00456A0D" w:rsidRPr="002B0C0F" w:rsidRDefault="00A73C60" w:rsidP="002B0C0F">
      <w:pPr>
        <w:pStyle w:val="AbsHead"/>
      </w:pPr>
      <w:r w:rsidRPr="002B0C0F">
        <mc:AlternateContent>
          <mc:Choice Requires="wps">
            <w:drawing>
              <wp:anchor distT="45720" distB="45720" distL="114300" distR="114300" simplePos="0" relativeHeight="251704832" behindDoc="0" locked="0" layoutInCell="1" allowOverlap="1" wp14:anchorId="3F9611DE" wp14:editId="1B207F94">
                <wp:simplePos x="0" y="0"/>
                <wp:positionH relativeFrom="column">
                  <wp:posOffset>0</wp:posOffset>
                </wp:positionH>
                <wp:positionV relativeFrom="paragraph">
                  <wp:posOffset>2267585</wp:posOffset>
                </wp:positionV>
                <wp:extent cx="2988310" cy="1882775"/>
                <wp:effectExtent l="0" t="0" r="2159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194B9630" w14:textId="77777777" w:rsidR="00A73C60" w:rsidRDefault="00A73C60" w:rsidP="00A73C60">
                            <w:r w:rsidRPr="00DA04E1">
                              <w:rPr>
                                <w:noProof/>
                              </w:rPr>
                              <w:drawing>
                                <wp:inline distT="0" distB="0" distL="0" distR="0" wp14:anchorId="7A443212" wp14:editId="2541E3A3">
                                  <wp:extent cx="2829658" cy="1501254"/>
                                  <wp:effectExtent l="0" t="0" r="8890" b="3810"/>
                                  <wp:docPr id="203"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03CD6910" w14:textId="77777777" w:rsidR="00A73C60" w:rsidRDefault="00A73C60" w:rsidP="00A73C60">
                            <w:r>
                              <w:rPr>
                                <w:rFonts w:eastAsia="Calibri"/>
                                <w:color w:val="000000"/>
                                <w:kern w:val="24"/>
                                <w:sz w:val="16"/>
                                <w:szCs w:val="16"/>
                              </w:rPr>
                              <w:t>Fig 9.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611DE" id="_x0000_s1036" type="#_x0000_t202" style="position:absolute;margin-left:0;margin-top:178.55pt;width:235.3pt;height:148.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">
                <v:textbox>
                  <w:txbxContent>
                    <w:p w14:paraId="194B9630" w14:textId="77777777" w:rsidR="00A73C60" w:rsidRDefault="00A73C60" w:rsidP="00A73C60">
                      <w:r w:rsidRPr="00DA04E1">
                        <w:rPr>
                          <w:noProof/>
                        </w:rPr>
                        <w:drawing>
                          <wp:inline distT="0" distB="0" distL="0" distR="0" wp14:anchorId="7A443212" wp14:editId="2541E3A3">
                            <wp:extent cx="2829658" cy="1501254"/>
                            <wp:effectExtent l="0" t="0" r="8890" b="3810"/>
                            <wp:docPr id="203"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6674" cy="1504976"/>
                                    </a:xfrm>
                                    <a:prstGeom prst="rect">
                                      <a:avLst/>
                                    </a:prstGeom>
                                    <a:noFill/>
                                    <a:ln>
                                      <a:noFill/>
                                    </a:ln>
                                  </pic:spPr>
                                </pic:pic>
                              </a:graphicData>
                            </a:graphic>
                          </wp:inline>
                        </w:drawing>
                      </w:r>
                    </w:p>
                    <w:p w14:paraId="03CD6910" w14:textId="77777777" w:rsidR="00A73C60" w:rsidRDefault="00A73C60" w:rsidP="00A73C60">
                      <w:r>
                        <w:rPr>
                          <w:rFonts w:eastAsia="Calibri"/>
                          <w:color w:val="000000"/>
                          <w:kern w:val="24"/>
                          <w:sz w:val="16"/>
                          <w:szCs w:val="16"/>
                        </w:rPr>
                        <w:t>Fig 9. The violin plot of COL18A1 and ITGB3 gene expression value in each cell type.</w:t>
                      </w:r>
                    </w:p>
                  </w:txbxContent>
                </v:textbox>
                <w10:wrap type="square"/>
              </v:shape>
            </w:pict>
          </mc:Fallback>
        </mc:AlternateContent>
      </w:r>
    </w:p>
    <w:p w14:paraId="0A01C1BA" w14:textId="0071AE41" w:rsidR="00456A0D" w:rsidRPr="002B0C0F" w:rsidRDefault="00456A0D" w:rsidP="002B0C0F">
      <w:pPr>
        <w:pStyle w:val="AbsHead"/>
      </w:pPr>
    </w:p>
    <w:p w14:paraId="24369123" w14:textId="58D0893C" w:rsidR="00456A0D" w:rsidRPr="002B0C0F" w:rsidRDefault="001C1E17" w:rsidP="002B0C0F">
      <w:pPr>
        <w:pStyle w:val="AbsHead"/>
      </w:pPr>
      <w:r w:rsidRPr="002B0C0F">
        <mc:AlternateContent>
          <mc:Choice Requires="wps">
            <w:drawing>
              <wp:anchor distT="45720" distB="45720" distL="114300" distR="114300" simplePos="0" relativeHeight="251723264" behindDoc="0" locked="0" layoutInCell="1" allowOverlap="1" wp14:anchorId="301D388E" wp14:editId="48CB1793">
                <wp:simplePos x="0" y="0"/>
                <wp:positionH relativeFrom="column">
                  <wp:posOffset>171450</wp:posOffset>
                </wp:positionH>
                <wp:positionV relativeFrom="paragraph">
                  <wp:posOffset>-78105</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6C7334D6" w14:textId="77777777" w:rsidR="00A73C60" w:rsidRPr="007574CE" w:rsidRDefault="00A73C60" w:rsidP="00A73C60">
                            <w:pPr>
                              <w:rPr>
                                <w:rFonts w:eastAsia="SimSun"/>
                                <w:lang w:eastAsia="zh-CN"/>
                              </w:rPr>
                            </w:pPr>
                            <w:r>
                              <w:rPr>
                                <w:noProof/>
                              </w:rPr>
                              <w:drawing>
                                <wp:inline distT="0" distB="0" distL="0" distR="0" wp14:anchorId="0F107155" wp14:editId="04D89064">
                                  <wp:extent cx="2796540" cy="1490980"/>
                                  <wp:effectExtent l="0" t="0" r="381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540" cy="1490980"/>
                                          </a:xfrm>
                                          <a:prstGeom prst="rect">
                                            <a:avLst/>
                                          </a:prstGeom>
                                        </pic:spPr>
                                      </pic:pic>
                                    </a:graphicData>
                                  </a:graphic>
                                </wp:inline>
                              </w:drawing>
                            </w:r>
                          </w:p>
                          <w:p w14:paraId="1ABEECBB" w14:textId="77777777" w:rsidR="00A73C60" w:rsidRDefault="00A73C60" w:rsidP="00A73C60"/>
                          <w:p w14:paraId="298C867F" w14:textId="77777777" w:rsidR="00A73C60" w:rsidRDefault="00A73C60" w:rsidP="00A73C60">
                            <w:r>
                              <w:rPr>
                                <w:rFonts w:eastAsia="Calibri"/>
                                <w:color w:val="000000"/>
                                <w:kern w:val="24"/>
                                <w:sz w:val="16"/>
                                <w:szCs w:val="16"/>
                              </w:rPr>
                              <w:t xml:space="preserve">Fig 12.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388E" id="_x0000_s1037" type="#_x0000_t202" style="position:absolute;margin-left:13.5pt;margin-top:-6.15pt;width:235.3pt;height:155.8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">
                <v:textbox>
                  <w:txbxContent>
                    <w:p w14:paraId="6C7334D6" w14:textId="77777777" w:rsidR="00A73C60" w:rsidRPr="007574CE" w:rsidRDefault="00A73C60" w:rsidP="00A73C60">
                      <w:pPr>
                        <w:rPr>
                          <w:rFonts w:eastAsia="SimSun"/>
                          <w:lang w:eastAsia="zh-CN"/>
                        </w:rPr>
                      </w:pPr>
                      <w:r>
                        <w:rPr>
                          <w:noProof/>
                        </w:rPr>
                        <w:drawing>
                          <wp:inline distT="0" distB="0" distL="0" distR="0" wp14:anchorId="0F107155" wp14:editId="04D89064">
                            <wp:extent cx="2796540" cy="1490980"/>
                            <wp:effectExtent l="0" t="0" r="381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540" cy="1490980"/>
                                    </a:xfrm>
                                    <a:prstGeom prst="rect">
                                      <a:avLst/>
                                    </a:prstGeom>
                                  </pic:spPr>
                                </pic:pic>
                              </a:graphicData>
                            </a:graphic>
                          </wp:inline>
                        </w:drawing>
                      </w:r>
                    </w:p>
                    <w:p w14:paraId="1ABEECBB" w14:textId="77777777" w:rsidR="00A73C60" w:rsidRDefault="00A73C60" w:rsidP="00A73C60"/>
                    <w:p w14:paraId="298C867F" w14:textId="77777777" w:rsidR="00A73C60" w:rsidRDefault="00A73C60" w:rsidP="00A73C60">
                      <w:r>
                        <w:rPr>
                          <w:rFonts w:eastAsia="Calibri"/>
                          <w:color w:val="000000"/>
                          <w:kern w:val="24"/>
                          <w:sz w:val="16"/>
                          <w:szCs w:val="16"/>
                        </w:rPr>
                        <w:t xml:space="preserve">Fig 12. The complete view of communication route pairs id </w:t>
                      </w:r>
                      <w:r w:rsidRPr="00415055">
                        <w:rPr>
                          <w:rFonts w:eastAsia="Calibri"/>
                          <w:color w:val="000000"/>
                          <w:kern w:val="24"/>
                          <w:sz w:val="16"/>
                          <w:szCs w:val="16"/>
                        </w:rPr>
                        <w:t>95696</w:t>
                      </w:r>
                    </w:p>
                  </w:txbxContent>
                </v:textbox>
                <w10:wrap type="square"/>
              </v:shape>
            </w:pict>
          </mc:Fallback>
        </mc:AlternateContent>
      </w:r>
    </w:p>
    <w:p w14:paraId="4B92BC78" w14:textId="77777777" w:rsidR="006B2146" w:rsidRPr="002B0C0F" w:rsidRDefault="006B2146" w:rsidP="002B0C0F">
      <w:pPr>
        <w:pStyle w:val="AbsHead"/>
      </w:pPr>
    </w:p>
    <w:p w14:paraId="7A23D7A5" w14:textId="77777777" w:rsidR="006B2146" w:rsidRPr="002B0C0F" w:rsidRDefault="006B2146" w:rsidP="002B0C0F">
      <w:pPr>
        <w:pStyle w:val="AbsHead"/>
      </w:pPr>
    </w:p>
    <w:p w14:paraId="55E00296" w14:textId="77777777" w:rsidR="006B2146" w:rsidRPr="002B0C0F" w:rsidRDefault="006B2146" w:rsidP="002B0C0F">
      <w:pPr>
        <w:pStyle w:val="AbsHead"/>
      </w:pPr>
    </w:p>
    <w:p w14:paraId="00BD1053" w14:textId="77777777" w:rsidR="006B2146" w:rsidRPr="002B0C0F" w:rsidRDefault="006B2146" w:rsidP="002B0C0F">
      <w:pPr>
        <w:pStyle w:val="AbsHead"/>
      </w:pPr>
    </w:p>
    <w:p w14:paraId="465E68CF" w14:textId="6470DCB9" w:rsidR="006B2146" w:rsidRPr="002B0C0F" w:rsidRDefault="006B2146" w:rsidP="002B0C0F">
      <w:pPr>
        <w:pStyle w:val="AbsHead"/>
      </w:pPr>
    </w:p>
    <w:p w14:paraId="09A9692B" w14:textId="77777777" w:rsidR="006B2146" w:rsidRPr="002B0C0F" w:rsidRDefault="006B2146" w:rsidP="002B0C0F">
      <w:pPr>
        <w:pStyle w:val="AbsHead"/>
      </w:pPr>
    </w:p>
    <w:p w14:paraId="488FACCE" w14:textId="77777777" w:rsidR="006B2146" w:rsidRPr="002B0C0F" w:rsidRDefault="006B2146" w:rsidP="002B0C0F">
      <w:pPr>
        <w:pStyle w:val="AbsHead"/>
      </w:pPr>
    </w:p>
    <w:p w14:paraId="56679F6A" w14:textId="02F03834" w:rsidR="006B2146" w:rsidRPr="002B0C0F" w:rsidRDefault="006B2146" w:rsidP="002B0C0F">
      <w:pPr>
        <w:pStyle w:val="AbsHead"/>
      </w:pPr>
    </w:p>
    <w:p w14:paraId="338CEFD9" w14:textId="344F47D1" w:rsidR="006B2146" w:rsidRPr="002B0C0F" w:rsidRDefault="006B2146" w:rsidP="002B0C0F">
      <w:pPr>
        <w:pStyle w:val="AbsHead"/>
      </w:pPr>
    </w:p>
    <w:p w14:paraId="6082F7D0" w14:textId="13D467E2" w:rsidR="00456A0D" w:rsidRPr="002B0C0F" w:rsidRDefault="00456A0D" w:rsidP="002B0C0F">
      <w:pPr>
        <w:pStyle w:val="AbsHead"/>
      </w:pPr>
    </w:p>
    <w:p w14:paraId="56A20126" w14:textId="2012E38D" w:rsidR="00456A0D" w:rsidRPr="002B0C0F" w:rsidRDefault="00456A0D" w:rsidP="002B0C0F">
      <w:pPr>
        <w:pStyle w:val="AbsHead"/>
      </w:pPr>
    </w:p>
    <w:p w14:paraId="0FB05C69" w14:textId="7BD5E6DB" w:rsidR="00456A0D" w:rsidRPr="002B0C0F" w:rsidRDefault="00456A0D" w:rsidP="002B0C0F">
      <w:pPr>
        <w:pStyle w:val="AbsHead"/>
      </w:pPr>
    </w:p>
    <w:p w14:paraId="58066109" w14:textId="07C56B51" w:rsidR="00456A0D" w:rsidRPr="002B0C0F" w:rsidRDefault="00456A0D" w:rsidP="002B0C0F">
      <w:pPr>
        <w:pStyle w:val="AbsHead"/>
      </w:pPr>
    </w:p>
    <w:p w14:paraId="3BB2BC1F" w14:textId="52E7C5DB" w:rsidR="00456A0D" w:rsidRPr="002B0C0F" w:rsidRDefault="00456A0D" w:rsidP="002B0C0F">
      <w:pPr>
        <w:pStyle w:val="AbsHead"/>
      </w:pPr>
    </w:p>
    <w:p w14:paraId="209E3F2C" w14:textId="71EA41F0" w:rsidR="00456A0D" w:rsidRPr="002B0C0F" w:rsidRDefault="00456A0D" w:rsidP="002B0C0F">
      <w:pPr>
        <w:pStyle w:val="AbsHead"/>
      </w:pPr>
    </w:p>
    <w:p w14:paraId="42F094EA" w14:textId="228DB13F" w:rsidR="00456A0D" w:rsidRPr="002B0C0F" w:rsidRDefault="00456A0D" w:rsidP="002B0C0F">
      <w:pPr>
        <w:pStyle w:val="AbsHead"/>
      </w:pPr>
    </w:p>
    <w:p w14:paraId="30D5885E" w14:textId="5006B2EA" w:rsidR="00456A0D" w:rsidRPr="002B0C0F" w:rsidRDefault="00456A0D" w:rsidP="002B0C0F">
      <w:pPr>
        <w:pStyle w:val="AbsHead"/>
      </w:pPr>
    </w:p>
    <w:p w14:paraId="2C0A8A22" w14:textId="79E5DED7" w:rsidR="00325065" w:rsidRPr="002B0C0F" w:rsidRDefault="00325065" w:rsidP="002B0C0F">
      <w:pPr>
        <w:pStyle w:val="AbsHead"/>
      </w:pPr>
    </w:p>
    <w:p w14:paraId="02A2D52C" w14:textId="3BD89E39" w:rsidR="00325065" w:rsidRPr="002B0C0F" w:rsidRDefault="00325065" w:rsidP="002B0C0F">
      <w:pPr>
        <w:pStyle w:val="AbsHead"/>
      </w:pPr>
    </w:p>
    <w:p w14:paraId="003AD51E" w14:textId="6C0E934C" w:rsidR="00325065" w:rsidRPr="002B0C0F" w:rsidRDefault="00325065" w:rsidP="002B0C0F">
      <w:pPr>
        <w:pStyle w:val="AbsHead"/>
      </w:pPr>
    </w:p>
    <w:p w14:paraId="0635BBAE" w14:textId="566DC7D1" w:rsidR="00325065" w:rsidRPr="002B0C0F" w:rsidRDefault="00325065" w:rsidP="002B0C0F">
      <w:pPr>
        <w:pStyle w:val="AbsHead"/>
      </w:pPr>
    </w:p>
    <w:p w14:paraId="4C979350" w14:textId="6DFB3D99" w:rsidR="00325065" w:rsidRPr="002B0C0F" w:rsidRDefault="00325065" w:rsidP="002B0C0F">
      <w:pPr>
        <w:pStyle w:val="AbsHead"/>
      </w:pPr>
    </w:p>
    <w:p w14:paraId="5A77191B" w14:textId="260B0AD6" w:rsidR="00325065" w:rsidRPr="002B0C0F" w:rsidRDefault="00325065" w:rsidP="002B0C0F">
      <w:pPr>
        <w:pStyle w:val="AbsHead"/>
      </w:pPr>
    </w:p>
    <w:p w14:paraId="10AB680C" w14:textId="1AC33F98" w:rsidR="00325065" w:rsidRPr="002B0C0F" w:rsidRDefault="00325065" w:rsidP="002B0C0F">
      <w:pPr>
        <w:pStyle w:val="AbsHead"/>
      </w:pPr>
    </w:p>
    <w:p w14:paraId="4F6B7CA4" w14:textId="699971EC" w:rsidR="00325065" w:rsidRPr="002B0C0F" w:rsidRDefault="00325065" w:rsidP="002B0C0F">
      <w:pPr>
        <w:pStyle w:val="AbsHead"/>
      </w:pPr>
    </w:p>
    <w:p w14:paraId="3EB45C7A" w14:textId="284C83D2" w:rsidR="00325065" w:rsidRPr="002B0C0F" w:rsidRDefault="00325065" w:rsidP="002B0C0F">
      <w:pPr>
        <w:pStyle w:val="AbsHead"/>
      </w:pPr>
    </w:p>
    <w:p w14:paraId="1A69DE6A" w14:textId="48C378E4" w:rsidR="00325065" w:rsidRPr="002B0C0F" w:rsidRDefault="00325065" w:rsidP="002B0C0F">
      <w:pPr>
        <w:pStyle w:val="AbsHead"/>
      </w:pPr>
    </w:p>
    <w:p w14:paraId="3F63CE6B" w14:textId="5EE6CB0D" w:rsidR="00325065" w:rsidRPr="002B0C0F" w:rsidRDefault="00325065" w:rsidP="002B0C0F">
      <w:pPr>
        <w:pStyle w:val="AbsHead"/>
      </w:pPr>
    </w:p>
    <w:p w14:paraId="665F9BDF" w14:textId="7CEBA4EE" w:rsidR="00325065" w:rsidRPr="002B0C0F" w:rsidRDefault="00325065" w:rsidP="002B0C0F">
      <w:pPr>
        <w:pStyle w:val="AbsHead"/>
      </w:pPr>
    </w:p>
    <w:p w14:paraId="77234661" w14:textId="1F4FE443" w:rsidR="00325065" w:rsidRPr="002B0C0F" w:rsidRDefault="00325065" w:rsidP="002B0C0F">
      <w:pPr>
        <w:pStyle w:val="AbsHead"/>
      </w:pPr>
    </w:p>
    <w:p w14:paraId="56F49CE7" w14:textId="01343D76" w:rsidR="00325065" w:rsidRPr="002B0C0F" w:rsidRDefault="00325065" w:rsidP="002B0C0F">
      <w:pPr>
        <w:pStyle w:val="AbsHead"/>
      </w:pPr>
    </w:p>
    <w:p w14:paraId="4C268ECA" w14:textId="7E40BAB0" w:rsidR="00325065" w:rsidRPr="002B0C0F" w:rsidRDefault="00325065" w:rsidP="002B0C0F">
      <w:pPr>
        <w:pStyle w:val="AbsHead"/>
      </w:pPr>
    </w:p>
    <w:p w14:paraId="1446FF68" w14:textId="6B97979B" w:rsidR="00325065" w:rsidRPr="002B0C0F" w:rsidRDefault="00325065" w:rsidP="002B0C0F">
      <w:pPr>
        <w:pStyle w:val="AbsHead"/>
      </w:pPr>
    </w:p>
    <w:p w14:paraId="3DD875CA" w14:textId="230283E5" w:rsidR="00325065" w:rsidRPr="002B0C0F" w:rsidRDefault="00325065" w:rsidP="002B0C0F">
      <w:pPr>
        <w:pStyle w:val="AbsHead"/>
      </w:pPr>
    </w:p>
    <w:p w14:paraId="05617968" w14:textId="0BDB83D8" w:rsidR="00325065" w:rsidRPr="002B0C0F" w:rsidRDefault="00325065" w:rsidP="002B0C0F">
      <w:pPr>
        <w:pStyle w:val="AbsHead"/>
      </w:pPr>
      <w:r w:rsidRPr="002B0C0F">
        <w:lastRenderedPageBreak/>
        <mc:AlternateContent>
          <mc:Choice Requires="wps">
            <w:drawing>
              <wp:anchor distT="45720" distB="45720" distL="114300" distR="114300" simplePos="0" relativeHeight="251657728" behindDoc="0" locked="0" layoutInCell="1" allowOverlap="1" wp14:anchorId="2440F33F" wp14:editId="32542ED5">
                <wp:simplePos x="0" y="0"/>
                <wp:positionH relativeFrom="column">
                  <wp:posOffset>27305</wp:posOffset>
                </wp:positionH>
                <wp:positionV relativeFrom="paragraph">
                  <wp:posOffset>4521200</wp:posOffset>
                </wp:positionV>
                <wp:extent cx="2988310" cy="1882775"/>
                <wp:effectExtent l="0" t="0" r="21590"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882775"/>
                        </a:xfrm>
                        <a:prstGeom prst="rect">
                          <a:avLst/>
                        </a:prstGeom>
                        <a:solidFill>
                          <a:srgbClr val="FFFFFF"/>
                        </a:solidFill>
                        <a:ln w="9525">
                          <a:solidFill>
                            <a:srgbClr val="000000"/>
                          </a:solidFill>
                          <a:miter lim="800000"/>
                          <a:headEnd/>
                          <a:tailEnd/>
                        </a:ln>
                      </wps:spPr>
                      <wps:txbx>
                        <w:txbxContent>
                          <w:p w14:paraId="5A56B4CF" w14:textId="77777777" w:rsidR="00A73C60" w:rsidRDefault="00A73C60" w:rsidP="00A73C60">
                            <w:r w:rsidRPr="00CB61BD">
                              <w:rPr>
                                <w:noProof/>
                              </w:rPr>
                              <w:drawing>
                                <wp:inline distT="0" distB="0" distL="0" distR="0" wp14:anchorId="3EA4738A" wp14:editId="45F1551E">
                                  <wp:extent cx="2796540" cy="1483995"/>
                                  <wp:effectExtent l="0" t="0" r="3810" b="1905"/>
                                  <wp:docPr id="205"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4B63619C" w14:textId="77777777" w:rsidR="00A73C60" w:rsidRDefault="00A73C60" w:rsidP="00A73C60">
                            <w:r>
                              <w:rPr>
                                <w:rFonts w:eastAsia="Calibri"/>
                                <w:color w:val="000000"/>
                                <w:kern w:val="24"/>
                                <w:sz w:val="16"/>
                                <w:szCs w:val="16"/>
                              </w:rPr>
                              <w:t>Fig 10. The violin plot of LGALS1 and PTPRC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0F33F" id="_x0000_s1038" type="#_x0000_t202" style="position:absolute;margin-left:2.15pt;margin-top:356pt;width:235.3pt;height:148.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">
                <v:textbox>
                  <w:txbxContent>
                    <w:p w14:paraId="5A56B4CF" w14:textId="77777777" w:rsidR="00A73C60" w:rsidRDefault="00A73C60" w:rsidP="00A73C60">
                      <w:r w:rsidRPr="00CB61BD">
                        <w:rPr>
                          <w:noProof/>
                        </w:rPr>
                        <w:drawing>
                          <wp:inline distT="0" distB="0" distL="0" distR="0" wp14:anchorId="3EA4738A" wp14:editId="45F1551E">
                            <wp:extent cx="2796540" cy="1483995"/>
                            <wp:effectExtent l="0" t="0" r="3810" b="1905"/>
                            <wp:docPr id="205" name="Picture 4" descr="Chart, histogram&#10;&#10;Description automatically generated">
                              <a:extLst xmlns:a="http://schemas.openxmlformats.org/drawingml/2006/main">
                                <a:ext uri="{FF2B5EF4-FFF2-40B4-BE49-F238E27FC236}">
                                  <a16:creationId xmlns:a16="http://schemas.microsoft.com/office/drawing/2014/main" id="{A917C79B-3F97-D4A9-5A40-ADA7D1087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A917C79B-3F97-D4A9-5A40-ADA7D1087E7A}"/>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4B63619C" w14:textId="77777777" w:rsidR="00A73C60" w:rsidRDefault="00A73C60" w:rsidP="00A73C60">
                      <w:r>
                        <w:rPr>
                          <w:rFonts w:eastAsia="Calibri"/>
                          <w:color w:val="000000"/>
                          <w:kern w:val="24"/>
                          <w:sz w:val="16"/>
                          <w:szCs w:val="16"/>
                        </w:rPr>
                        <w:t>Fig 10. The violin plot of LGALS1 and PTPRC gene expression value in each cell type.</w:t>
                      </w:r>
                    </w:p>
                  </w:txbxContent>
                </v:textbox>
                <w10:wrap type="square"/>
              </v:shape>
            </w:pict>
          </mc:Fallback>
        </mc:AlternateContent>
      </w:r>
    </w:p>
    <w:p w14:paraId="1FFBC589" w14:textId="06DDDF3B" w:rsidR="00325065" w:rsidRPr="002B0C0F" w:rsidRDefault="00325065" w:rsidP="002B0C0F">
      <w:pPr>
        <w:pStyle w:val="AbsHead"/>
      </w:pPr>
    </w:p>
    <w:p w14:paraId="60989590" w14:textId="0B3379DB" w:rsidR="00325065" w:rsidRPr="002B0C0F" w:rsidRDefault="00325065" w:rsidP="002B0C0F">
      <w:pPr>
        <w:pStyle w:val="AbsHead"/>
      </w:pPr>
    </w:p>
    <w:p w14:paraId="3B57C11C" w14:textId="6D4F5B7C" w:rsidR="00325065" w:rsidRPr="002B0C0F" w:rsidRDefault="00325065" w:rsidP="002B0C0F">
      <w:pPr>
        <w:pStyle w:val="AbsHead"/>
      </w:pPr>
    </w:p>
    <w:p w14:paraId="55BB28AB" w14:textId="08141B5D" w:rsidR="00325065" w:rsidRPr="002B0C0F" w:rsidRDefault="00325065" w:rsidP="002B0C0F">
      <w:pPr>
        <w:pStyle w:val="AbsHead"/>
      </w:pPr>
    </w:p>
    <w:p w14:paraId="066A8034" w14:textId="3EC4EDF5" w:rsidR="00325065" w:rsidRPr="002B0C0F" w:rsidRDefault="00325065" w:rsidP="002B0C0F">
      <w:pPr>
        <w:pStyle w:val="AbsHead"/>
      </w:pPr>
    </w:p>
    <w:p w14:paraId="23E9AA25" w14:textId="5631149F" w:rsidR="00325065" w:rsidRPr="002B0C0F" w:rsidRDefault="00325065" w:rsidP="002B0C0F">
      <w:pPr>
        <w:pStyle w:val="AbsHead"/>
      </w:pPr>
    </w:p>
    <w:p w14:paraId="33F10708" w14:textId="40A78DA1" w:rsidR="00325065" w:rsidRPr="002B0C0F" w:rsidRDefault="00325065" w:rsidP="002B0C0F">
      <w:pPr>
        <w:pStyle w:val="AbsHead"/>
      </w:pPr>
    </w:p>
    <w:p w14:paraId="76F13D84" w14:textId="796675D2" w:rsidR="00325065" w:rsidRPr="002B0C0F" w:rsidRDefault="00325065" w:rsidP="002B0C0F">
      <w:pPr>
        <w:pStyle w:val="AbsHead"/>
      </w:pPr>
    </w:p>
    <w:p w14:paraId="512F1F1B" w14:textId="0FA4FF83" w:rsidR="00325065" w:rsidRPr="002B0C0F" w:rsidRDefault="00325065" w:rsidP="002B0C0F">
      <w:pPr>
        <w:pStyle w:val="AbsHead"/>
      </w:pPr>
    </w:p>
    <w:p w14:paraId="1D65403E" w14:textId="505E5573" w:rsidR="00325065" w:rsidRPr="002B0C0F" w:rsidRDefault="00325065" w:rsidP="002B0C0F">
      <w:pPr>
        <w:pStyle w:val="AbsHead"/>
      </w:pPr>
    </w:p>
    <w:p w14:paraId="4E010F31" w14:textId="7A49A327" w:rsidR="00325065" w:rsidRPr="002B0C0F" w:rsidRDefault="00325065" w:rsidP="002B0C0F">
      <w:pPr>
        <w:pStyle w:val="AbsHead"/>
      </w:pPr>
    </w:p>
    <w:p w14:paraId="2AC28111" w14:textId="02DE3F33" w:rsidR="00325065" w:rsidRPr="002B0C0F" w:rsidRDefault="00325065" w:rsidP="002B0C0F">
      <w:pPr>
        <w:pStyle w:val="AbsHead"/>
      </w:pPr>
    </w:p>
    <w:p w14:paraId="232B28B9" w14:textId="77777777" w:rsidR="00325065" w:rsidRPr="002B0C0F" w:rsidRDefault="00325065" w:rsidP="002B0C0F">
      <w:pPr>
        <w:pStyle w:val="AbsHead"/>
      </w:pPr>
    </w:p>
    <w:p w14:paraId="65F03453" w14:textId="4B1448AA" w:rsidR="00456A0D" w:rsidRPr="002B0C0F" w:rsidRDefault="00456A0D" w:rsidP="002B0C0F">
      <w:pPr>
        <w:pStyle w:val="AbsHead"/>
      </w:pPr>
    </w:p>
    <w:p w14:paraId="64348CE7" w14:textId="4F0E7061" w:rsidR="00456A0D" w:rsidRPr="002B0C0F" w:rsidRDefault="00456A0D" w:rsidP="002B0C0F">
      <w:pPr>
        <w:pStyle w:val="AbsHead"/>
      </w:pPr>
    </w:p>
    <w:p w14:paraId="77FA19BE" w14:textId="50BA8C6D" w:rsidR="00456A0D" w:rsidRPr="002B0C0F" w:rsidRDefault="00456A0D" w:rsidP="002B0C0F">
      <w:pPr>
        <w:pStyle w:val="AbsHead"/>
      </w:pPr>
    </w:p>
    <w:p w14:paraId="1FAA1BEC" w14:textId="3122BF46" w:rsidR="00456A0D" w:rsidRPr="002B0C0F" w:rsidRDefault="00456A0D" w:rsidP="002B0C0F">
      <w:pPr>
        <w:pStyle w:val="AbsHead"/>
      </w:pPr>
    </w:p>
    <w:p w14:paraId="39DC37C2" w14:textId="3CC5448B" w:rsidR="00456A0D" w:rsidRPr="002B0C0F" w:rsidRDefault="00456A0D" w:rsidP="002B0C0F">
      <w:pPr>
        <w:pStyle w:val="AbsHead"/>
      </w:pPr>
    </w:p>
    <w:p w14:paraId="3CFACA51" w14:textId="49301041" w:rsidR="00456A0D" w:rsidRPr="002B0C0F" w:rsidRDefault="00456A0D" w:rsidP="002B0C0F">
      <w:pPr>
        <w:pStyle w:val="AbsHead"/>
      </w:pPr>
    </w:p>
    <w:p w14:paraId="0A690AEC" w14:textId="7F5DBAD9" w:rsidR="006B2146" w:rsidRPr="002B0C0F" w:rsidRDefault="001C1E17" w:rsidP="002B0C0F">
      <w:pPr>
        <w:pStyle w:val="AbsHead"/>
      </w:pPr>
      <w:r w:rsidRPr="002B0C0F">
        <mc:AlternateContent>
          <mc:Choice Requires="wps">
            <w:drawing>
              <wp:anchor distT="45720" distB="45720" distL="114300" distR="114300" simplePos="0" relativeHeight="251714048" behindDoc="0" locked="0" layoutInCell="1" allowOverlap="1" wp14:anchorId="04E2BE88" wp14:editId="62955F58">
                <wp:simplePos x="0" y="0"/>
                <wp:positionH relativeFrom="column">
                  <wp:posOffset>0</wp:posOffset>
                </wp:positionH>
                <wp:positionV relativeFrom="paragraph">
                  <wp:posOffset>135890</wp:posOffset>
                </wp:positionV>
                <wp:extent cx="6386830" cy="3966845"/>
                <wp:effectExtent l="0" t="0" r="13970"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49C60698" w14:textId="77777777" w:rsidR="00325065" w:rsidRDefault="00325065" w:rsidP="00325065">
                            <w:r>
                              <w:rPr>
                                <w:noProof/>
                              </w:rPr>
                              <w:drawing>
                                <wp:inline distT="0" distB="0" distL="0" distR="0" wp14:anchorId="212097EA" wp14:editId="7A70BA01">
                                  <wp:extent cx="6195060" cy="32219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5060" cy="3221990"/>
                                          </a:xfrm>
                                          <a:prstGeom prst="rect">
                                            <a:avLst/>
                                          </a:prstGeom>
                                        </pic:spPr>
                                      </pic:pic>
                                    </a:graphicData>
                                  </a:graphic>
                                </wp:inline>
                              </w:drawing>
                            </w:r>
                          </w:p>
                          <w:p w14:paraId="4CF7C757" w14:textId="77777777" w:rsidR="00325065" w:rsidRPr="00280351" w:rsidRDefault="00325065" w:rsidP="00325065">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inter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58A73171" w14:textId="77777777" w:rsidR="00325065" w:rsidRDefault="00325065" w:rsidP="003250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2BE88" id="_x0000_s1039" type="#_x0000_t202" style="position:absolute;margin-left:0;margin-top:10.7pt;width:502.9pt;height:312.35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">
                <v:textbox>
                  <w:txbxContent>
                    <w:p w14:paraId="49C60698" w14:textId="77777777" w:rsidR="00325065" w:rsidRDefault="00325065" w:rsidP="00325065">
                      <w:r>
                        <w:rPr>
                          <w:noProof/>
                        </w:rPr>
                        <w:drawing>
                          <wp:inline distT="0" distB="0" distL="0" distR="0" wp14:anchorId="212097EA" wp14:editId="7A70BA01">
                            <wp:extent cx="6195060" cy="32219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5060" cy="3221990"/>
                                    </a:xfrm>
                                    <a:prstGeom prst="rect">
                                      <a:avLst/>
                                    </a:prstGeom>
                                  </pic:spPr>
                                </pic:pic>
                              </a:graphicData>
                            </a:graphic>
                          </wp:inline>
                        </w:drawing>
                      </w:r>
                    </w:p>
                    <w:p w14:paraId="4CF7C757" w14:textId="77777777" w:rsidR="00325065" w:rsidRPr="00280351" w:rsidRDefault="00325065" w:rsidP="00325065">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inter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58A73171" w14:textId="77777777" w:rsidR="00325065" w:rsidRDefault="00325065" w:rsidP="00325065"/>
                  </w:txbxContent>
                </v:textbox>
                <w10:wrap type="square"/>
              </v:shape>
            </w:pict>
          </mc:Fallback>
        </mc:AlternateContent>
      </w:r>
    </w:p>
    <w:p w14:paraId="4EF718C0" w14:textId="08B648DC" w:rsidR="006B2146" w:rsidRPr="002B0C0F" w:rsidRDefault="006B2146" w:rsidP="002B0C0F">
      <w:pPr>
        <w:pStyle w:val="AbsHead"/>
      </w:pPr>
    </w:p>
    <w:p w14:paraId="7E19F08E" w14:textId="7152EF9F" w:rsidR="006B2146" w:rsidRPr="002B0C0F" w:rsidRDefault="006B2146" w:rsidP="002B0C0F">
      <w:pPr>
        <w:pStyle w:val="AbsHead"/>
      </w:pPr>
    </w:p>
    <w:p w14:paraId="454ED6C9" w14:textId="1F90CC2F" w:rsidR="006B2146" w:rsidRPr="002B0C0F" w:rsidRDefault="006B2146" w:rsidP="002B0C0F">
      <w:pPr>
        <w:pStyle w:val="AbsHead"/>
      </w:pPr>
    </w:p>
    <w:p w14:paraId="23B48523" w14:textId="5180FABC" w:rsidR="006B2146" w:rsidRPr="002B0C0F" w:rsidRDefault="006B2146" w:rsidP="002B0C0F">
      <w:pPr>
        <w:pStyle w:val="AbsHead"/>
      </w:pPr>
    </w:p>
    <w:p w14:paraId="0781C143" w14:textId="37FBA6B4" w:rsidR="006B2146" w:rsidRPr="002B0C0F" w:rsidRDefault="006B2146" w:rsidP="002B0C0F">
      <w:pPr>
        <w:pStyle w:val="AbsHead"/>
      </w:pPr>
    </w:p>
    <w:sectPr w:rsidR="006B2146" w:rsidRPr="002B0C0F"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Pujan Joshi" w:date="2022-05-13T10:58:00Z" w:initials="PJ">
    <w:p w14:paraId="1A38BA5D" w14:textId="77777777" w:rsidR="007E6EA0" w:rsidRDefault="007E6EA0" w:rsidP="00A155F8">
      <w:pPr>
        <w:pStyle w:val="CommentText"/>
        <w:jc w:val="left"/>
      </w:pPr>
      <w:r>
        <w:rPr>
          <w:rStyle w:val="CommentReference"/>
        </w:rPr>
        <w:annotationRef/>
      </w:r>
      <w:r>
        <w:t>Cite instead.</w:t>
      </w:r>
    </w:p>
  </w:comment>
  <w:comment w:id="21" w:author="Pujan Joshi" w:date="2022-05-13T12:20:00Z" w:initials="PJ">
    <w:p w14:paraId="5F4B8B15" w14:textId="77777777" w:rsidR="00361439" w:rsidRDefault="00361439" w:rsidP="002E0E5D">
      <w:pPr>
        <w:pStyle w:val="CommentText"/>
        <w:jc w:val="left"/>
      </w:pPr>
      <w:r>
        <w:rPr>
          <w:rStyle w:val="CommentReference"/>
        </w:rPr>
        <w:annotationRef/>
      </w:r>
      <w:r>
        <w:t>What are the names of these databases?</w:t>
      </w:r>
    </w:p>
  </w:comment>
  <w:comment w:id="24" w:author="Pujan Joshi" w:date="2022-05-13T12:21:00Z" w:initials="PJ">
    <w:p w14:paraId="4D954BF8" w14:textId="77777777" w:rsidR="00361439" w:rsidRDefault="00361439" w:rsidP="0058382B">
      <w:pPr>
        <w:pStyle w:val="CommentText"/>
        <w:jc w:val="left"/>
      </w:pPr>
      <w:r>
        <w:rPr>
          <w:rStyle w:val="CommentReference"/>
        </w:rPr>
        <w:annotationRef/>
      </w:r>
      <w:r>
        <w:t>How are they preprocessed? Using Scanpy? We should mention them.</w:t>
      </w:r>
    </w:p>
  </w:comment>
  <w:comment w:id="28" w:author="Pujan Joshi" w:date="2022-05-13T12:36:00Z" w:initials="PJ">
    <w:p w14:paraId="252CAEC3" w14:textId="77777777" w:rsidR="004D7480" w:rsidRDefault="004D7480" w:rsidP="00915B24">
      <w:pPr>
        <w:pStyle w:val="CommentText"/>
        <w:jc w:val="left"/>
      </w:pPr>
      <w:r>
        <w:rPr>
          <w:rStyle w:val="CommentReference"/>
        </w:rPr>
        <w:annotationRef/>
      </w:r>
      <w:r>
        <w:t>Figure number?</w:t>
      </w:r>
    </w:p>
  </w:comment>
  <w:comment w:id="43" w:author="Pujan Joshi" w:date="2022-05-13T12:47:00Z" w:initials="PJ">
    <w:p w14:paraId="4C3E6FAF" w14:textId="77777777" w:rsidR="00BE2239" w:rsidRDefault="00BE2239" w:rsidP="00A406B0">
      <w:pPr>
        <w:pStyle w:val="CommentText"/>
        <w:jc w:val="left"/>
      </w:pPr>
      <w:r>
        <w:rPr>
          <w:rStyle w:val="CommentReference"/>
        </w:rPr>
        <w:annotationRef/>
      </w:r>
      <w:r>
        <w:t>What is this? This sentence needs to be fixed.</w:t>
      </w:r>
    </w:p>
  </w:comment>
  <w:comment w:id="48" w:author="Pujan Joshi" w:date="2022-05-13T12:49:00Z" w:initials="PJ">
    <w:p w14:paraId="769AD5D8" w14:textId="77777777" w:rsidR="00223969" w:rsidRDefault="00223969" w:rsidP="00652AFB">
      <w:pPr>
        <w:pStyle w:val="CommentText"/>
        <w:jc w:val="left"/>
      </w:pPr>
      <w:r>
        <w:rPr>
          <w:rStyle w:val="CommentReference"/>
        </w:rPr>
        <w:annotationRef/>
      </w:r>
      <w:r>
        <w:t>Probability?</w:t>
      </w:r>
    </w:p>
  </w:comment>
  <w:comment w:id="47" w:author="Pujan Joshi" w:date="2022-05-13T12:50:00Z" w:initials="PJ">
    <w:p w14:paraId="3B12A9FB" w14:textId="77777777" w:rsidR="00223969" w:rsidRDefault="00223969" w:rsidP="000C69D0">
      <w:pPr>
        <w:pStyle w:val="CommentText"/>
        <w:jc w:val="left"/>
      </w:pPr>
      <w:r>
        <w:rPr>
          <w:rStyle w:val="CommentReference"/>
        </w:rPr>
        <w:annotationRef/>
      </w:r>
      <w:r>
        <w:t>Too long, break into two</w:t>
      </w:r>
    </w:p>
  </w:comment>
  <w:comment w:id="99" w:author="Pujan Joshi" w:date="2022-05-13T13:57:00Z" w:initials="PJ">
    <w:p w14:paraId="7CEFE5E7" w14:textId="77777777" w:rsidR="002B0C0F" w:rsidRDefault="002B0C0F" w:rsidP="004C6CB9">
      <w:pPr>
        <w:pStyle w:val="CommentText"/>
        <w:jc w:val="left"/>
      </w:pPr>
      <w:r>
        <w:rPr>
          <w:rStyle w:val="CommentReference"/>
        </w:rPr>
        <w:annotationRef/>
      </w:r>
      <w:r>
        <w:t xml:space="preserve">Our results were validated by extensive literature survey.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38BA5D" w15:done="0"/>
  <w15:commentEx w15:paraId="5F4B8B15" w15:done="0"/>
  <w15:commentEx w15:paraId="4D954BF8" w15:done="0"/>
  <w15:commentEx w15:paraId="252CAEC3" w15:done="0"/>
  <w15:commentEx w15:paraId="4C3E6FAF" w15:done="0"/>
  <w15:commentEx w15:paraId="769AD5D8" w15:done="0"/>
  <w15:commentEx w15:paraId="3B12A9FB" w15:done="0"/>
  <w15:commentEx w15:paraId="7CEFE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B852" w16cex:dateUtc="2022-05-13T14:58:00Z"/>
  <w16cex:commentExtensible w16cex:durableId="2628CB80" w16cex:dateUtc="2022-05-13T16:20:00Z"/>
  <w16cex:commentExtensible w16cex:durableId="2628CBBD" w16cex:dateUtc="2022-05-13T16:21:00Z"/>
  <w16cex:commentExtensible w16cex:durableId="2628CF37" w16cex:dateUtc="2022-05-13T16:36:00Z"/>
  <w16cex:commentExtensible w16cex:durableId="2628D1D2" w16cex:dateUtc="2022-05-13T16:47:00Z"/>
  <w16cex:commentExtensible w16cex:durableId="2628D271" w16cex:dateUtc="2022-05-13T16:49:00Z"/>
  <w16cex:commentExtensible w16cex:durableId="2628D2B0" w16cex:dateUtc="2022-05-13T16:50:00Z"/>
  <w16cex:commentExtensible w16cex:durableId="2628E239" w16cex:dateUtc="2022-05-13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38BA5D" w16cid:durableId="2628B852"/>
  <w16cid:commentId w16cid:paraId="5F4B8B15" w16cid:durableId="2628CB80"/>
  <w16cid:commentId w16cid:paraId="4D954BF8" w16cid:durableId="2628CBBD"/>
  <w16cid:commentId w16cid:paraId="252CAEC3" w16cid:durableId="2628CF37"/>
  <w16cid:commentId w16cid:paraId="4C3E6FAF" w16cid:durableId="2628D1D2"/>
  <w16cid:commentId w16cid:paraId="769AD5D8" w16cid:durableId="2628D271"/>
  <w16cid:commentId w16cid:paraId="3B12A9FB" w16cid:durableId="2628D2B0"/>
  <w16cid:commentId w16cid:paraId="7CEFE5E7" w16cid:durableId="2628E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CC573" w14:textId="77777777" w:rsidR="00BB76BC" w:rsidRDefault="00BB76BC">
      <w:r>
        <w:separator/>
      </w:r>
    </w:p>
  </w:endnote>
  <w:endnote w:type="continuationSeparator" w:id="0">
    <w:p w14:paraId="3CF5CCE7" w14:textId="77777777" w:rsidR="00BB76BC" w:rsidRDefault="00BB76BC">
      <w:r>
        <w:continuationSeparator/>
      </w:r>
    </w:p>
  </w:endnote>
  <w:endnote w:type="continuationNotice" w:id="1">
    <w:p w14:paraId="10BF3EBD" w14:textId="77777777" w:rsidR="00BB76BC" w:rsidRDefault="00BB76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0B406" w14:textId="77777777" w:rsidR="00BB76BC" w:rsidRDefault="00BB76BC">
      <w:r>
        <w:separator/>
      </w:r>
    </w:p>
  </w:footnote>
  <w:footnote w:type="continuationSeparator" w:id="0">
    <w:p w14:paraId="7DA1ADE0" w14:textId="77777777" w:rsidR="00BB76BC" w:rsidRDefault="00BB76BC">
      <w:r>
        <w:continuationSeparator/>
      </w:r>
    </w:p>
  </w:footnote>
  <w:footnote w:type="continuationNotice" w:id="1">
    <w:p w14:paraId="77128EF6" w14:textId="77777777" w:rsidR="00BB76BC" w:rsidRDefault="00BB76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ujan Joshi">
    <w15:presenceInfo w15:providerId="Windows Live" w15:userId="e37f19d4f04c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trackRevision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OwNDYwMLQ0Mjc3NDZU0lEKTi0uzszPAykwNKwFANYM/9ItAAAA"/>
  </w:docVars>
  <w:rsids>
    <w:rsidRoot w:val="0007392C"/>
    <w:rsid w:val="00000DDE"/>
    <w:rsid w:val="000019C1"/>
    <w:rsid w:val="00001B31"/>
    <w:rsid w:val="0000598B"/>
    <w:rsid w:val="00005E12"/>
    <w:rsid w:val="000062D4"/>
    <w:rsid w:val="00007C6C"/>
    <w:rsid w:val="00010642"/>
    <w:rsid w:val="0001189F"/>
    <w:rsid w:val="00012497"/>
    <w:rsid w:val="00013FE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11F"/>
    <w:rsid w:val="00045252"/>
    <w:rsid w:val="00047398"/>
    <w:rsid w:val="000506A5"/>
    <w:rsid w:val="00050EEF"/>
    <w:rsid w:val="00052A1A"/>
    <w:rsid w:val="00052C34"/>
    <w:rsid w:val="00052C86"/>
    <w:rsid w:val="00055681"/>
    <w:rsid w:val="00055A85"/>
    <w:rsid w:val="00056777"/>
    <w:rsid w:val="00056925"/>
    <w:rsid w:val="00062D29"/>
    <w:rsid w:val="000713CD"/>
    <w:rsid w:val="00071E10"/>
    <w:rsid w:val="00072E69"/>
    <w:rsid w:val="00073498"/>
    <w:rsid w:val="0007392C"/>
    <w:rsid w:val="000739F9"/>
    <w:rsid w:val="00075D8C"/>
    <w:rsid w:val="00077680"/>
    <w:rsid w:val="00080E27"/>
    <w:rsid w:val="000819C0"/>
    <w:rsid w:val="00083A07"/>
    <w:rsid w:val="0008431E"/>
    <w:rsid w:val="00086475"/>
    <w:rsid w:val="00086D30"/>
    <w:rsid w:val="00090C96"/>
    <w:rsid w:val="00094B32"/>
    <w:rsid w:val="00095CAD"/>
    <w:rsid w:val="00095EFC"/>
    <w:rsid w:val="00096A7C"/>
    <w:rsid w:val="000A6442"/>
    <w:rsid w:val="000A677D"/>
    <w:rsid w:val="000B0B43"/>
    <w:rsid w:val="000B0FBE"/>
    <w:rsid w:val="000B2D9F"/>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9A3"/>
    <w:rsid w:val="00102A69"/>
    <w:rsid w:val="001041A3"/>
    <w:rsid w:val="0010462B"/>
    <w:rsid w:val="0010534D"/>
    <w:rsid w:val="001058D5"/>
    <w:rsid w:val="001058F9"/>
    <w:rsid w:val="00105A5A"/>
    <w:rsid w:val="001079ED"/>
    <w:rsid w:val="00114AFC"/>
    <w:rsid w:val="0011648C"/>
    <w:rsid w:val="00117B68"/>
    <w:rsid w:val="00124C56"/>
    <w:rsid w:val="00125AC6"/>
    <w:rsid w:val="00127D30"/>
    <w:rsid w:val="001301B2"/>
    <w:rsid w:val="00130D47"/>
    <w:rsid w:val="0013113A"/>
    <w:rsid w:val="001314CF"/>
    <w:rsid w:val="001363F5"/>
    <w:rsid w:val="00140C02"/>
    <w:rsid w:val="00141A17"/>
    <w:rsid w:val="0014244B"/>
    <w:rsid w:val="00142FEA"/>
    <w:rsid w:val="00144AC2"/>
    <w:rsid w:val="00144CC7"/>
    <w:rsid w:val="001453E7"/>
    <w:rsid w:val="00145419"/>
    <w:rsid w:val="00145486"/>
    <w:rsid w:val="0014719D"/>
    <w:rsid w:val="00151284"/>
    <w:rsid w:val="00151CE6"/>
    <w:rsid w:val="00152510"/>
    <w:rsid w:val="00154E46"/>
    <w:rsid w:val="001562BD"/>
    <w:rsid w:val="001566AE"/>
    <w:rsid w:val="0016231C"/>
    <w:rsid w:val="001645E8"/>
    <w:rsid w:val="00167055"/>
    <w:rsid w:val="001704A4"/>
    <w:rsid w:val="001730E7"/>
    <w:rsid w:val="001743D1"/>
    <w:rsid w:val="001751F7"/>
    <w:rsid w:val="00180417"/>
    <w:rsid w:val="00181466"/>
    <w:rsid w:val="001830D5"/>
    <w:rsid w:val="0018311C"/>
    <w:rsid w:val="0018383F"/>
    <w:rsid w:val="001861B1"/>
    <w:rsid w:val="00187B10"/>
    <w:rsid w:val="001915FC"/>
    <w:rsid w:val="00193445"/>
    <w:rsid w:val="001943A4"/>
    <w:rsid w:val="001960B0"/>
    <w:rsid w:val="001961CD"/>
    <w:rsid w:val="00196251"/>
    <w:rsid w:val="001A06AF"/>
    <w:rsid w:val="001A37B2"/>
    <w:rsid w:val="001A43B1"/>
    <w:rsid w:val="001A71BB"/>
    <w:rsid w:val="001B1C3A"/>
    <w:rsid w:val="001B29D6"/>
    <w:rsid w:val="001B2F0B"/>
    <w:rsid w:val="001B442C"/>
    <w:rsid w:val="001C1E17"/>
    <w:rsid w:val="001C3D53"/>
    <w:rsid w:val="001C744E"/>
    <w:rsid w:val="001C75F2"/>
    <w:rsid w:val="001C7B79"/>
    <w:rsid w:val="001D0CB1"/>
    <w:rsid w:val="001D2066"/>
    <w:rsid w:val="001D5887"/>
    <w:rsid w:val="001D5C13"/>
    <w:rsid w:val="001E1B3D"/>
    <w:rsid w:val="001E2720"/>
    <w:rsid w:val="001E2969"/>
    <w:rsid w:val="001E4B2E"/>
    <w:rsid w:val="001E71D7"/>
    <w:rsid w:val="001F593B"/>
    <w:rsid w:val="001F68DB"/>
    <w:rsid w:val="001F6A35"/>
    <w:rsid w:val="00202585"/>
    <w:rsid w:val="0020294A"/>
    <w:rsid w:val="00210027"/>
    <w:rsid w:val="002123F6"/>
    <w:rsid w:val="00216C8E"/>
    <w:rsid w:val="00222846"/>
    <w:rsid w:val="002233F8"/>
    <w:rsid w:val="00223490"/>
    <w:rsid w:val="00223969"/>
    <w:rsid w:val="002247DE"/>
    <w:rsid w:val="002312C8"/>
    <w:rsid w:val="002359E5"/>
    <w:rsid w:val="00236C19"/>
    <w:rsid w:val="002377CA"/>
    <w:rsid w:val="00240717"/>
    <w:rsid w:val="00242345"/>
    <w:rsid w:val="00243733"/>
    <w:rsid w:val="00245119"/>
    <w:rsid w:val="00245609"/>
    <w:rsid w:val="0024609E"/>
    <w:rsid w:val="00247250"/>
    <w:rsid w:val="00247C63"/>
    <w:rsid w:val="0025098F"/>
    <w:rsid w:val="00250FEF"/>
    <w:rsid w:val="00252596"/>
    <w:rsid w:val="00252E78"/>
    <w:rsid w:val="00255668"/>
    <w:rsid w:val="00260329"/>
    <w:rsid w:val="002619B0"/>
    <w:rsid w:val="00261C69"/>
    <w:rsid w:val="00263318"/>
    <w:rsid w:val="002641C4"/>
    <w:rsid w:val="00264B6B"/>
    <w:rsid w:val="00270347"/>
    <w:rsid w:val="00270360"/>
    <w:rsid w:val="0027195D"/>
    <w:rsid w:val="002738DA"/>
    <w:rsid w:val="00275705"/>
    <w:rsid w:val="002770E2"/>
    <w:rsid w:val="00280351"/>
    <w:rsid w:val="00280792"/>
    <w:rsid w:val="00281D3B"/>
    <w:rsid w:val="00282789"/>
    <w:rsid w:val="002860D6"/>
    <w:rsid w:val="00287E09"/>
    <w:rsid w:val="00290DF5"/>
    <w:rsid w:val="00291C5D"/>
    <w:rsid w:val="00292645"/>
    <w:rsid w:val="00292F14"/>
    <w:rsid w:val="00294B49"/>
    <w:rsid w:val="002957C3"/>
    <w:rsid w:val="0029583F"/>
    <w:rsid w:val="00296E0D"/>
    <w:rsid w:val="002A11FB"/>
    <w:rsid w:val="002A517A"/>
    <w:rsid w:val="002A5D2F"/>
    <w:rsid w:val="002B01E4"/>
    <w:rsid w:val="002B06B3"/>
    <w:rsid w:val="002B0C0F"/>
    <w:rsid w:val="002B1F59"/>
    <w:rsid w:val="002B2680"/>
    <w:rsid w:val="002B340F"/>
    <w:rsid w:val="002B5028"/>
    <w:rsid w:val="002B6312"/>
    <w:rsid w:val="002B68C1"/>
    <w:rsid w:val="002C0CA9"/>
    <w:rsid w:val="002C2905"/>
    <w:rsid w:val="002C5890"/>
    <w:rsid w:val="002C7FA5"/>
    <w:rsid w:val="002D178E"/>
    <w:rsid w:val="002D26C4"/>
    <w:rsid w:val="002D3E61"/>
    <w:rsid w:val="002D7221"/>
    <w:rsid w:val="002E5049"/>
    <w:rsid w:val="002F069E"/>
    <w:rsid w:val="002F2289"/>
    <w:rsid w:val="002F2EB2"/>
    <w:rsid w:val="002F7369"/>
    <w:rsid w:val="002F7C29"/>
    <w:rsid w:val="00301545"/>
    <w:rsid w:val="00303F68"/>
    <w:rsid w:val="00303FAD"/>
    <w:rsid w:val="003043CF"/>
    <w:rsid w:val="003057B1"/>
    <w:rsid w:val="00305F78"/>
    <w:rsid w:val="00307501"/>
    <w:rsid w:val="00313EDB"/>
    <w:rsid w:val="00317850"/>
    <w:rsid w:val="00317EFE"/>
    <w:rsid w:val="00321DDC"/>
    <w:rsid w:val="00322A40"/>
    <w:rsid w:val="00322DEF"/>
    <w:rsid w:val="003233D9"/>
    <w:rsid w:val="00325065"/>
    <w:rsid w:val="0032775A"/>
    <w:rsid w:val="00330DD0"/>
    <w:rsid w:val="00331086"/>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1439"/>
    <w:rsid w:val="003650BF"/>
    <w:rsid w:val="003653C7"/>
    <w:rsid w:val="00365E80"/>
    <w:rsid w:val="00365FDC"/>
    <w:rsid w:val="00366626"/>
    <w:rsid w:val="0037118C"/>
    <w:rsid w:val="00373175"/>
    <w:rsid w:val="003741C5"/>
    <w:rsid w:val="0037572A"/>
    <w:rsid w:val="00375C4D"/>
    <w:rsid w:val="00376CCC"/>
    <w:rsid w:val="0038080D"/>
    <w:rsid w:val="00382C3E"/>
    <w:rsid w:val="00385CCB"/>
    <w:rsid w:val="003874AC"/>
    <w:rsid w:val="00390853"/>
    <w:rsid w:val="003911F5"/>
    <w:rsid w:val="00391502"/>
    <w:rsid w:val="00392395"/>
    <w:rsid w:val="003936B1"/>
    <w:rsid w:val="00393839"/>
    <w:rsid w:val="003944CF"/>
    <w:rsid w:val="003948D0"/>
    <w:rsid w:val="00396921"/>
    <w:rsid w:val="0039748B"/>
    <w:rsid w:val="003A051A"/>
    <w:rsid w:val="003A183C"/>
    <w:rsid w:val="003A1ABD"/>
    <w:rsid w:val="003A31DD"/>
    <w:rsid w:val="003A6A3C"/>
    <w:rsid w:val="003B1CA3"/>
    <w:rsid w:val="003B2558"/>
    <w:rsid w:val="003B4300"/>
    <w:rsid w:val="003B436D"/>
    <w:rsid w:val="003B44F3"/>
    <w:rsid w:val="003B4EBD"/>
    <w:rsid w:val="003B7406"/>
    <w:rsid w:val="003C3338"/>
    <w:rsid w:val="003C5458"/>
    <w:rsid w:val="003D0030"/>
    <w:rsid w:val="003D0DD2"/>
    <w:rsid w:val="003D1699"/>
    <w:rsid w:val="003D2AD8"/>
    <w:rsid w:val="003D544B"/>
    <w:rsid w:val="003D5CEF"/>
    <w:rsid w:val="003D7001"/>
    <w:rsid w:val="003E267B"/>
    <w:rsid w:val="003E5775"/>
    <w:rsid w:val="003E6247"/>
    <w:rsid w:val="003E62C8"/>
    <w:rsid w:val="003F4297"/>
    <w:rsid w:val="003F4FCF"/>
    <w:rsid w:val="003F5DAE"/>
    <w:rsid w:val="003F5F3D"/>
    <w:rsid w:val="003F7186"/>
    <w:rsid w:val="003F7CA2"/>
    <w:rsid w:val="0040104A"/>
    <w:rsid w:val="00402EF9"/>
    <w:rsid w:val="00407712"/>
    <w:rsid w:val="004128EE"/>
    <w:rsid w:val="00412D74"/>
    <w:rsid w:val="00413D8E"/>
    <w:rsid w:val="0041424F"/>
    <w:rsid w:val="00415055"/>
    <w:rsid w:val="004163B9"/>
    <w:rsid w:val="004174DF"/>
    <w:rsid w:val="00417D02"/>
    <w:rsid w:val="00427C7D"/>
    <w:rsid w:val="00431478"/>
    <w:rsid w:val="00431CB0"/>
    <w:rsid w:val="004331F0"/>
    <w:rsid w:val="00435835"/>
    <w:rsid w:val="004479F6"/>
    <w:rsid w:val="00447D99"/>
    <w:rsid w:val="00452946"/>
    <w:rsid w:val="00454613"/>
    <w:rsid w:val="0045492E"/>
    <w:rsid w:val="00456A0D"/>
    <w:rsid w:val="0046042C"/>
    <w:rsid w:val="004633E2"/>
    <w:rsid w:val="00466A96"/>
    <w:rsid w:val="004725F6"/>
    <w:rsid w:val="00474820"/>
    <w:rsid w:val="00474E94"/>
    <w:rsid w:val="004756F7"/>
    <w:rsid w:val="00476FFF"/>
    <w:rsid w:val="0048106F"/>
    <w:rsid w:val="0048126B"/>
    <w:rsid w:val="00481C06"/>
    <w:rsid w:val="0048201D"/>
    <w:rsid w:val="004825CE"/>
    <w:rsid w:val="004836A6"/>
    <w:rsid w:val="00487883"/>
    <w:rsid w:val="00487E3A"/>
    <w:rsid w:val="004905A5"/>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501A"/>
    <w:rsid w:val="004B63A3"/>
    <w:rsid w:val="004B6676"/>
    <w:rsid w:val="004C1796"/>
    <w:rsid w:val="004C1EDF"/>
    <w:rsid w:val="004C218E"/>
    <w:rsid w:val="004C4334"/>
    <w:rsid w:val="004C49F3"/>
    <w:rsid w:val="004C668B"/>
    <w:rsid w:val="004C6898"/>
    <w:rsid w:val="004C6B2D"/>
    <w:rsid w:val="004D34B3"/>
    <w:rsid w:val="004D4B82"/>
    <w:rsid w:val="004D7480"/>
    <w:rsid w:val="004E0AD2"/>
    <w:rsid w:val="004E0BFC"/>
    <w:rsid w:val="004E1AE3"/>
    <w:rsid w:val="004E3079"/>
    <w:rsid w:val="004E486C"/>
    <w:rsid w:val="004E587C"/>
    <w:rsid w:val="004F24C9"/>
    <w:rsid w:val="004F4969"/>
    <w:rsid w:val="004F6A96"/>
    <w:rsid w:val="004F781F"/>
    <w:rsid w:val="0050103C"/>
    <w:rsid w:val="00503799"/>
    <w:rsid w:val="005040F1"/>
    <w:rsid w:val="005041C6"/>
    <w:rsid w:val="00504C8B"/>
    <w:rsid w:val="00506EF6"/>
    <w:rsid w:val="005120F6"/>
    <w:rsid w:val="005153AC"/>
    <w:rsid w:val="005160AB"/>
    <w:rsid w:val="00516F5D"/>
    <w:rsid w:val="00523CD9"/>
    <w:rsid w:val="005249F8"/>
    <w:rsid w:val="00526DC3"/>
    <w:rsid w:val="00527B8B"/>
    <w:rsid w:val="00531D24"/>
    <w:rsid w:val="00532D9D"/>
    <w:rsid w:val="00537B3C"/>
    <w:rsid w:val="00540C55"/>
    <w:rsid w:val="005427A9"/>
    <w:rsid w:val="00547124"/>
    <w:rsid w:val="00551742"/>
    <w:rsid w:val="00551881"/>
    <w:rsid w:val="005528F6"/>
    <w:rsid w:val="0055318F"/>
    <w:rsid w:val="00554074"/>
    <w:rsid w:val="00557C55"/>
    <w:rsid w:val="005644BF"/>
    <w:rsid w:val="00570057"/>
    <w:rsid w:val="005708DF"/>
    <w:rsid w:val="00570C9D"/>
    <w:rsid w:val="00570DB3"/>
    <w:rsid w:val="00571100"/>
    <w:rsid w:val="00571F19"/>
    <w:rsid w:val="00573280"/>
    <w:rsid w:val="0057385F"/>
    <w:rsid w:val="005744B0"/>
    <w:rsid w:val="00582B9A"/>
    <w:rsid w:val="005833B8"/>
    <w:rsid w:val="00584EEC"/>
    <w:rsid w:val="0058578F"/>
    <w:rsid w:val="00585E84"/>
    <w:rsid w:val="00586A35"/>
    <w:rsid w:val="00586D66"/>
    <w:rsid w:val="00586DCB"/>
    <w:rsid w:val="005927BE"/>
    <w:rsid w:val="00595288"/>
    <w:rsid w:val="00595B77"/>
    <w:rsid w:val="00596082"/>
    <w:rsid w:val="00596C2F"/>
    <w:rsid w:val="00596F2A"/>
    <w:rsid w:val="005A1C3D"/>
    <w:rsid w:val="005A24A8"/>
    <w:rsid w:val="005A2C57"/>
    <w:rsid w:val="005A3065"/>
    <w:rsid w:val="005A514B"/>
    <w:rsid w:val="005A5391"/>
    <w:rsid w:val="005B1DE0"/>
    <w:rsid w:val="005B2ED3"/>
    <w:rsid w:val="005B493F"/>
    <w:rsid w:val="005B6F40"/>
    <w:rsid w:val="005C0062"/>
    <w:rsid w:val="005C1F32"/>
    <w:rsid w:val="005C2398"/>
    <w:rsid w:val="005C277E"/>
    <w:rsid w:val="005C3D72"/>
    <w:rsid w:val="005C5E36"/>
    <w:rsid w:val="005D0695"/>
    <w:rsid w:val="005D0CCE"/>
    <w:rsid w:val="005D1AF1"/>
    <w:rsid w:val="005D3724"/>
    <w:rsid w:val="005D45EA"/>
    <w:rsid w:val="005D5813"/>
    <w:rsid w:val="005D74C3"/>
    <w:rsid w:val="005D7E6E"/>
    <w:rsid w:val="005E00ED"/>
    <w:rsid w:val="005E22A3"/>
    <w:rsid w:val="005F0C16"/>
    <w:rsid w:val="005F30FF"/>
    <w:rsid w:val="005F3B09"/>
    <w:rsid w:val="005F411C"/>
    <w:rsid w:val="005F56EC"/>
    <w:rsid w:val="005F5C5A"/>
    <w:rsid w:val="00603072"/>
    <w:rsid w:val="00603C54"/>
    <w:rsid w:val="0060423E"/>
    <w:rsid w:val="0060650E"/>
    <w:rsid w:val="00607A60"/>
    <w:rsid w:val="0061273A"/>
    <w:rsid w:val="00612C56"/>
    <w:rsid w:val="00612E4E"/>
    <w:rsid w:val="00623652"/>
    <w:rsid w:val="0062507D"/>
    <w:rsid w:val="00625AE2"/>
    <w:rsid w:val="00630EEF"/>
    <w:rsid w:val="006317A6"/>
    <w:rsid w:val="0063608B"/>
    <w:rsid w:val="0063686D"/>
    <w:rsid w:val="00636AEC"/>
    <w:rsid w:val="006370D1"/>
    <w:rsid w:val="00637787"/>
    <w:rsid w:val="00637952"/>
    <w:rsid w:val="00644AC8"/>
    <w:rsid w:val="006467A8"/>
    <w:rsid w:val="00650463"/>
    <w:rsid w:val="006514CD"/>
    <w:rsid w:val="0065275A"/>
    <w:rsid w:val="00654D92"/>
    <w:rsid w:val="00655C4A"/>
    <w:rsid w:val="00660437"/>
    <w:rsid w:val="006605DD"/>
    <w:rsid w:val="00660A05"/>
    <w:rsid w:val="00660E03"/>
    <w:rsid w:val="00661410"/>
    <w:rsid w:val="006625C1"/>
    <w:rsid w:val="00663F1D"/>
    <w:rsid w:val="00664F21"/>
    <w:rsid w:val="00670649"/>
    <w:rsid w:val="00671F38"/>
    <w:rsid w:val="00674577"/>
    <w:rsid w:val="00675128"/>
    <w:rsid w:val="00677323"/>
    <w:rsid w:val="00682D78"/>
    <w:rsid w:val="00685579"/>
    <w:rsid w:val="0069207E"/>
    <w:rsid w:val="0069472B"/>
    <w:rsid w:val="00694749"/>
    <w:rsid w:val="00694B83"/>
    <w:rsid w:val="00695194"/>
    <w:rsid w:val="00695D39"/>
    <w:rsid w:val="006978B2"/>
    <w:rsid w:val="006A082D"/>
    <w:rsid w:val="006A22F6"/>
    <w:rsid w:val="006A29E8"/>
    <w:rsid w:val="006A67A2"/>
    <w:rsid w:val="006B2146"/>
    <w:rsid w:val="006B2D24"/>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32CB"/>
    <w:rsid w:val="006E4407"/>
    <w:rsid w:val="006E5347"/>
    <w:rsid w:val="006E7653"/>
    <w:rsid w:val="006F050A"/>
    <w:rsid w:val="006F1681"/>
    <w:rsid w:val="006F57D8"/>
    <w:rsid w:val="006F7FBD"/>
    <w:rsid w:val="007010BC"/>
    <w:rsid w:val="00701416"/>
    <w:rsid w:val="00701FA6"/>
    <w:rsid w:val="0070306F"/>
    <w:rsid w:val="0070379E"/>
    <w:rsid w:val="0070473B"/>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7914"/>
    <w:rsid w:val="00727EBD"/>
    <w:rsid w:val="007308CD"/>
    <w:rsid w:val="00731AF3"/>
    <w:rsid w:val="00732243"/>
    <w:rsid w:val="00732419"/>
    <w:rsid w:val="0073280C"/>
    <w:rsid w:val="00732D22"/>
    <w:rsid w:val="00737818"/>
    <w:rsid w:val="00743328"/>
    <w:rsid w:val="007451FF"/>
    <w:rsid w:val="00745373"/>
    <w:rsid w:val="007473BB"/>
    <w:rsid w:val="00747E69"/>
    <w:rsid w:val="00751EC1"/>
    <w:rsid w:val="00752225"/>
    <w:rsid w:val="00752FC5"/>
    <w:rsid w:val="00753548"/>
    <w:rsid w:val="00753B85"/>
    <w:rsid w:val="00754DDF"/>
    <w:rsid w:val="007574CE"/>
    <w:rsid w:val="00757671"/>
    <w:rsid w:val="007604D5"/>
    <w:rsid w:val="0076123E"/>
    <w:rsid w:val="00761777"/>
    <w:rsid w:val="00761FAA"/>
    <w:rsid w:val="00763BB5"/>
    <w:rsid w:val="00764059"/>
    <w:rsid w:val="007647B0"/>
    <w:rsid w:val="00765265"/>
    <w:rsid w:val="00767FAF"/>
    <w:rsid w:val="00773DB5"/>
    <w:rsid w:val="00775D75"/>
    <w:rsid w:val="007800CE"/>
    <w:rsid w:val="00780195"/>
    <w:rsid w:val="00780227"/>
    <w:rsid w:val="007821E6"/>
    <w:rsid w:val="007856BE"/>
    <w:rsid w:val="007861F8"/>
    <w:rsid w:val="00786FC0"/>
    <w:rsid w:val="00793451"/>
    <w:rsid w:val="00793808"/>
    <w:rsid w:val="0079551D"/>
    <w:rsid w:val="0079682F"/>
    <w:rsid w:val="00797D60"/>
    <w:rsid w:val="00797FED"/>
    <w:rsid w:val="007A173C"/>
    <w:rsid w:val="007A2FFD"/>
    <w:rsid w:val="007A3F4E"/>
    <w:rsid w:val="007A481F"/>
    <w:rsid w:val="007A502C"/>
    <w:rsid w:val="007A579F"/>
    <w:rsid w:val="007A6BBA"/>
    <w:rsid w:val="007A6E3D"/>
    <w:rsid w:val="007B0A3C"/>
    <w:rsid w:val="007B1D44"/>
    <w:rsid w:val="007B70AB"/>
    <w:rsid w:val="007C1463"/>
    <w:rsid w:val="007C346A"/>
    <w:rsid w:val="007C39DC"/>
    <w:rsid w:val="007C57E7"/>
    <w:rsid w:val="007C5C7D"/>
    <w:rsid w:val="007D367D"/>
    <w:rsid w:val="007D3C26"/>
    <w:rsid w:val="007D3C28"/>
    <w:rsid w:val="007D597A"/>
    <w:rsid w:val="007D7E64"/>
    <w:rsid w:val="007E0152"/>
    <w:rsid w:val="007E0297"/>
    <w:rsid w:val="007E0B4F"/>
    <w:rsid w:val="007E14F8"/>
    <w:rsid w:val="007E2BA2"/>
    <w:rsid w:val="007E34F5"/>
    <w:rsid w:val="007E4AAB"/>
    <w:rsid w:val="007E4BAC"/>
    <w:rsid w:val="007E4E8A"/>
    <w:rsid w:val="007E6EA0"/>
    <w:rsid w:val="007E7648"/>
    <w:rsid w:val="007F2D1D"/>
    <w:rsid w:val="007F6CC1"/>
    <w:rsid w:val="007F7810"/>
    <w:rsid w:val="00802E06"/>
    <w:rsid w:val="008051C3"/>
    <w:rsid w:val="00807168"/>
    <w:rsid w:val="00810CE2"/>
    <w:rsid w:val="0081375B"/>
    <w:rsid w:val="00814DF1"/>
    <w:rsid w:val="00814EA9"/>
    <w:rsid w:val="008150D4"/>
    <w:rsid w:val="00815393"/>
    <w:rsid w:val="008154D0"/>
    <w:rsid w:val="00817E85"/>
    <w:rsid w:val="0082047D"/>
    <w:rsid w:val="00821D43"/>
    <w:rsid w:val="0082255F"/>
    <w:rsid w:val="00823E5F"/>
    <w:rsid w:val="00824131"/>
    <w:rsid w:val="008278D1"/>
    <w:rsid w:val="008313F7"/>
    <w:rsid w:val="008322EE"/>
    <w:rsid w:val="00832C2A"/>
    <w:rsid w:val="00833C62"/>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60B96"/>
    <w:rsid w:val="008615EE"/>
    <w:rsid w:val="00864B9D"/>
    <w:rsid w:val="008651C7"/>
    <w:rsid w:val="00867CB9"/>
    <w:rsid w:val="0087094C"/>
    <w:rsid w:val="00870F47"/>
    <w:rsid w:val="008719A5"/>
    <w:rsid w:val="00871C37"/>
    <w:rsid w:val="00871E83"/>
    <w:rsid w:val="0087323B"/>
    <w:rsid w:val="00873D86"/>
    <w:rsid w:val="00874EE3"/>
    <w:rsid w:val="0088356D"/>
    <w:rsid w:val="00884B1B"/>
    <w:rsid w:val="00885B03"/>
    <w:rsid w:val="00885C69"/>
    <w:rsid w:val="00890255"/>
    <w:rsid w:val="0089066F"/>
    <w:rsid w:val="00891111"/>
    <w:rsid w:val="00891A1D"/>
    <w:rsid w:val="00891D49"/>
    <w:rsid w:val="00891DC1"/>
    <w:rsid w:val="008949E1"/>
    <w:rsid w:val="00896DCF"/>
    <w:rsid w:val="00897971"/>
    <w:rsid w:val="008A19E8"/>
    <w:rsid w:val="008A34AF"/>
    <w:rsid w:val="008A60BA"/>
    <w:rsid w:val="008A665A"/>
    <w:rsid w:val="008A6D81"/>
    <w:rsid w:val="008A79BF"/>
    <w:rsid w:val="008B1EFD"/>
    <w:rsid w:val="008B3489"/>
    <w:rsid w:val="008B5425"/>
    <w:rsid w:val="008B65B2"/>
    <w:rsid w:val="008B710D"/>
    <w:rsid w:val="008C3CDC"/>
    <w:rsid w:val="008C6E83"/>
    <w:rsid w:val="008C72C9"/>
    <w:rsid w:val="008C7A07"/>
    <w:rsid w:val="008D3816"/>
    <w:rsid w:val="008D4A83"/>
    <w:rsid w:val="008E0719"/>
    <w:rsid w:val="008E12D0"/>
    <w:rsid w:val="008E272C"/>
    <w:rsid w:val="008E4450"/>
    <w:rsid w:val="008E4DC8"/>
    <w:rsid w:val="008E594A"/>
    <w:rsid w:val="008F0185"/>
    <w:rsid w:val="008F2685"/>
    <w:rsid w:val="008F2CBA"/>
    <w:rsid w:val="008F4F60"/>
    <w:rsid w:val="008F5C8A"/>
    <w:rsid w:val="008F6491"/>
    <w:rsid w:val="008F6FB8"/>
    <w:rsid w:val="009001EB"/>
    <w:rsid w:val="00900A70"/>
    <w:rsid w:val="009010B7"/>
    <w:rsid w:val="0090181D"/>
    <w:rsid w:val="0090189F"/>
    <w:rsid w:val="00903250"/>
    <w:rsid w:val="0090575C"/>
    <w:rsid w:val="0090593E"/>
    <w:rsid w:val="00905B2A"/>
    <w:rsid w:val="009073E1"/>
    <w:rsid w:val="0091023A"/>
    <w:rsid w:val="00911D0C"/>
    <w:rsid w:val="00914A30"/>
    <w:rsid w:val="00914F5C"/>
    <w:rsid w:val="0091744E"/>
    <w:rsid w:val="00921CC0"/>
    <w:rsid w:val="0092209C"/>
    <w:rsid w:val="00922D48"/>
    <w:rsid w:val="009268B7"/>
    <w:rsid w:val="00926E45"/>
    <w:rsid w:val="00931F2B"/>
    <w:rsid w:val="00932662"/>
    <w:rsid w:val="00933BB5"/>
    <w:rsid w:val="00934283"/>
    <w:rsid w:val="00934FE1"/>
    <w:rsid w:val="0093577E"/>
    <w:rsid w:val="00935839"/>
    <w:rsid w:val="00936367"/>
    <w:rsid w:val="00936F8D"/>
    <w:rsid w:val="009415D4"/>
    <w:rsid w:val="00942D07"/>
    <w:rsid w:val="00946342"/>
    <w:rsid w:val="009463DC"/>
    <w:rsid w:val="00946677"/>
    <w:rsid w:val="00946FC7"/>
    <w:rsid w:val="00947276"/>
    <w:rsid w:val="0095071A"/>
    <w:rsid w:val="009534C9"/>
    <w:rsid w:val="0095395B"/>
    <w:rsid w:val="009542CC"/>
    <w:rsid w:val="00955704"/>
    <w:rsid w:val="00962503"/>
    <w:rsid w:val="00962E56"/>
    <w:rsid w:val="009654FD"/>
    <w:rsid w:val="00966299"/>
    <w:rsid w:val="009668DE"/>
    <w:rsid w:val="00967769"/>
    <w:rsid w:val="00976413"/>
    <w:rsid w:val="009774B3"/>
    <w:rsid w:val="00982C4C"/>
    <w:rsid w:val="00982C67"/>
    <w:rsid w:val="00982FA9"/>
    <w:rsid w:val="00986039"/>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559"/>
    <w:rsid w:val="009C0C73"/>
    <w:rsid w:val="009C3A77"/>
    <w:rsid w:val="009C503E"/>
    <w:rsid w:val="009D3C3B"/>
    <w:rsid w:val="009D4328"/>
    <w:rsid w:val="009D46EA"/>
    <w:rsid w:val="009D5588"/>
    <w:rsid w:val="009D56F7"/>
    <w:rsid w:val="009D7225"/>
    <w:rsid w:val="009E0CE2"/>
    <w:rsid w:val="009E47A2"/>
    <w:rsid w:val="009E56C5"/>
    <w:rsid w:val="009E5E68"/>
    <w:rsid w:val="009E61E9"/>
    <w:rsid w:val="009E7255"/>
    <w:rsid w:val="009E7445"/>
    <w:rsid w:val="009F0009"/>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64C8"/>
    <w:rsid w:val="00A2669B"/>
    <w:rsid w:val="00A26CCA"/>
    <w:rsid w:val="00A315DF"/>
    <w:rsid w:val="00A319FD"/>
    <w:rsid w:val="00A32BE5"/>
    <w:rsid w:val="00A32D3F"/>
    <w:rsid w:val="00A350B3"/>
    <w:rsid w:val="00A36B0E"/>
    <w:rsid w:val="00A4181C"/>
    <w:rsid w:val="00A42B48"/>
    <w:rsid w:val="00A462C6"/>
    <w:rsid w:val="00A4790F"/>
    <w:rsid w:val="00A55023"/>
    <w:rsid w:val="00A57E35"/>
    <w:rsid w:val="00A66983"/>
    <w:rsid w:val="00A739CB"/>
    <w:rsid w:val="00A73C60"/>
    <w:rsid w:val="00A74649"/>
    <w:rsid w:val="00A75047"/>
    <w:rsid w:val="00A76032"/>
    <w:rsid w:val="00A77667"/>
    <w:rsid w:val="00A83511"/>
    <w:rsid w:val="00A8507F"/>
    <w:rsid w:val="00A85EA4"/>
    <w:rsid w:val="00A8620D"/>
    <w:rsid w:val="00A87037"/>
    <w:rsid w:val="00A91E16"/>
    <w:rsid w:val="00A92F81"/>
    <w:rsid w:val="00A95518"/>
    <w:rsid w:val="00A967FF"/>
    <w:rsid w:val="00A979E1"/>
    <w:rsid w:val="00AA10C4"/>
    <w:rsid w:val="00AA13B1"/>
    <w:rsid w:val="00AA57D8"/>
    <w:rsid w:val="00AA5BF1"/>
    <w:rsid w:val="00AA6E2B"/>
    <w:rsid w:val="00AB0733"/>
    <w:rsid w:val="00AB21AA"/>
    <w:rsid w:val="00AB2327"/>
    <w:rsid w:val="00AB4FF3"/>
    <w:rsid w:val="00AC2109"/>
    <w:rsid w:val="00AC4630"/>
    <w:rsid w:val="00AD0294"/>
    <w:rsid w:val="00AD03E4"/>
    <w:rsid w:val="00AD2DE9"/>
    <w:rsid w:val="00AD45AA"/>
    <w:rsid w:val="00AE1E64"/>
    <w:rsid w:val="00AE2E3D"/>
    <w:rsid w:val="00AE4487"/>
    <w:rsid w:val="00AE4500"/>
    <w:rsid w:val="00AE5530"/>
    <w:rsid w:val="00AE5EFD"/>
    <w:rsid w:val="00AE75F6"/>
    <w:rsid w:val="00AF1BE8"/>
    <w:rsid w:val="00AF30E6"/>
    <w:rsid w:val="00AF3C7D"/>
    <w:rsid w:val="00B02994"/>
    <w:rsid w:val="00B0434A"/>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1978"/>
    <w:rsid w:val="00B322EB"/>
    <w:rsid w:val="00B3247C"/>
    <w:rsid w:val="00B33269"/>
    <w:rsid w:val="00B346AB"/>
    <w:rsid w:val="00B350C9"/>
    <w:rsid w:val="00B35AA9"/>
    <w:rsid w:val="00B3715C"/>
    <w:rsid w:val="00B4052C"/>
    <w:rsid w:val="00B41CB4"/>
    <w:rsid w:val="00B43D73"/>
    <w:rsid w:val="00B4495B"/>
    <w:rsid w:val="00B45530"/>
    <w:rsid w:val="00B46248"/>
    <w:rsid w:val="00B46551"/>
    <w:rsid w:val="00B479C5"/>
    <w:rsid w:val="00B51DB5"/>
    <w:rsid w:val="00B54D7D"/>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42FD"/>
    <w:rsid w:val="00B8513A"/>
    <w:rsid w:val="00B859D2"/>
    <w:rsid w:val="00B85BE2"/>
    <w:rsid w:val="00B90C66"/>
    <w:rsid w:val="00B919B2"/>
    <w:rsid w:val="00B94C19"/>
    <w:rsid w:val="00B9677E"/>
    <w:rsid w:val="00BA00DF"/>
    <w:rsid w:val="00BA1737"/>
    <w:rsid w:val="00BA1E6C"/>
    <w:rsid w:val="00BA5432"/>
    <w:rsid w:val="00BA5BE6"/>
    <w:rsid w:val="00BA7DD8"/>
    <w:rsid w:val="00BB0354"/>
    <w:rsid w:val="00BB1EE1"/>
    <w:rsid w:val="00BB2CAB"/>
    <w:rsid w:val="00BB333E"/>
    <w:rsid w:val="00BB667D"/>
    <w:rsid w:val="00BB76BC"/>
    <w:rsid w:val="00BB78A2"/>
    <w:rsid w:val="00BC3BEC"/>
    <w:rsid w:val="00BC4442"/>
    <w:rsid w:val="00BC479C"/>
    <w:rsid w:val="00BC5BDA"/>
    <w:rsid w:val="00BC6A10"/>
    <w:rsid w:val="00BC6B57"/>
    <w:rsid w:val="00BC7933"/>
    <w:rsid w:val="00BD04D5"/>
    <w:rsid w:val="00BD1F04"/>
    <w:rsid w:val="00BD2280"/>
    <w:rsid w:val="00BD304D"/>
    <w:rsid w:val="00BD61E5"/>
    <w:rsid w:val="00BD793B"/>
    <w:rsid w:val="00BE2239"/>
    <w:rsid w:val="00BE246E"/>
    <w:rsid w:val="00BE3C11"/>
    <w:rsid w:val="00BE455E"/>
    <w:rsid w:val="00BE5409"/>
    <w:rsid w:val="00BE5C64"/>
    <w:rsid w:val="00BE6668"/>
    <w:rsid w:val="00BE6919"/>
    <w:rsid w:val="00BE7F58"/>
    <w:rsid w:val="00BF000C"/>
    <w:rsid w:val="00BF168C"/>
    <w:rsid w:val="00BF33BF"/>
    <w:rsid w:val="00BF3D6B"/>
    <w:rsid w:val="00BF4016"/>
    <w:rsid w:val="00BF431C"/>
    <w:rsid w:val="00BF458F"/>
    <w:rsid w:val="00BF5B8F"/>
    <w:rsid w:val="00BF7593"/>
    <w:rsid w:val="00C03DCA"/>
    <w:rsid w:val="00C04730"/>
    <w:rsid w:val="00C06212"/>
    <w:rsid w:val="00C107D4"/>
    <w:rsid w:val="00C1142C"/>
    <w:rsid w:val="00C118A5"/>
    <w:rsid w:val="00C135CB"/>
    <w:rsid w:val="00C13A1E"/>
    <w:rsid w:val="00C13DFB"/>
    <w:rsid w:val="00C145E1"/>
    <w:rsid w:val="00C14A4F"/>
    <w:rsid w:val="00C14AC3"/>
    <w:rsid w:val="00C22A6F"/>
    <w:rsid w:val="00C22AE1"/>
    <w:rsid w:val="00C23F18"/>
    <w:rsid w:val="00C323CF"/>
    <w:rsid w:val="00C32613"/>
    <w:rsid w:val="00C3288A"/>
    <w:rsid w:val="00C36CFB"/>
    <w:rsid w:val="00C36F63"/>
    <w:rsid w:val="00C3714B"/>
    <w:rsid w:val="00C41AE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3845"/>
    <w:rsid w:val="00C93F21"/>
    <w:rsid w:val="00C94054"/>
    <w:rsid w:val="00C9472A"/>
    <w:rsid w:val="00C95C6E"/>
    <w:rsid w:val="00C95C70"/>
    <w:rsid w:val="00C9649A"/>
    <w:rsid w:val="00C96C07"/>
    <w:rsid w:val="00C9713C"/>
    <w:rsid w:val="00C976DE"/>
    <w:rsid w:val="00CA0191"/>
    <w:rsid w:val="00CA17C5"/>
    <w:rsid w:val="00CA1929"/>
    <w:rsid w:val="00CB61BD"/>
    <w:rsid w:val="00CB6709"/>
    <w:rsid w:val="00CB75C8"/>
    <w:rsid w:val="00CC2E46"/>
    <w:rsid w:val="00CC2FE0"/>
    <w:rsid w:val="00CC4D10"/>
    <w:rsid w:val="00CC67CA"/>
    <w:rsid w:val="00CC69C5"/>
    <w:rsid w:val="00CC78A8"/>
    <w:rsid w:val="00CD2EB7"/>
    <w:rsid w:val="00CD3DED"/>
    <w:rsid w:val="00CD4663"/>
    <w:rsid w:val="00CD4C76"/>
    <w:rsid w:val="00CD609B"/>
    <w:rsid w:val="00CD6487"/>
    <w:rsid w:val="00CE1E6D"/>
    <w:rsid w:val="00CE5D21"/>
    <w:rsid w:val="00CE752A"/>
    <w:rsid w:val="00CF0DEB"/>
    <w:rsid w:val="00CF10FD"/>
    <w:rsid w:val="00CF2B1E"/>
    <w:rsid w:val="00CF39D4"/>
    <w:rsid w:val="00CF6B7E"/>
    <w:rsid w:val="00D0313D"/>
    <w:rsid w:val="00D038C9"/>
    <w:rsid w:val="00D04103"/>
    <w:rsid w:val="00D147CB"/>
    <w:rsid w:val="00D20298"/>
    <w:rsid w:val="00D24652"/>
    <w:rsid w:val="00D24AA4"/>
    <w:rsid w:val="00D25F32"/>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6F58"/>
    <w:rsid w:val="00D576F8"/>
    <w:rsid w:val="00D60253"/>
    <w:rsid w:val="00D658B3"/>
    <w:rsid w:val="00D667BA"/>
    <w:rsid w:val="00D67DBA"/>
    <w:rsid w:val="00D70EDE"/>
    <w:rsid w:val="00D7445F"/>
    <w:rsid w:val="00D7591E"/>
    <w:rsid w:val="00D81AC0"/>
    <w:rsid w:val="00D81C2F"/>
    <w:rsid w:val="00D903CA"/>
    <w:rsid w:val="00D9290D"/>
    <w:rsid w:val="00D94934"/>
    <w:rsid w:val="00D954FA"/>
    <w:rsid w:val="00D959CB"/>
    <w:rsid w:val="00D975D2"/>
    <w:rsid w:val="00DA04E1"/>
    <w:rsid w:val="00DA39CD"/>
    <w:rsid w:val="00DA48F9"/>
    <w:rsid w:val="00DA6FC6"/>
    <w:rsid w:val="00DB0A3B"/>
    <w:rsid w:val="00DB261C"/>
    <w:rsid w:val="00DB27E3"/>
    <w:rsid w:val="00DC09EE"/>
    <w:rsid w:val="00DC112E"/>
    <w:rsid w:val="00DC1AE5"/>
    <w:rsid w:val="00DC1C49"/>
    <w:rsid w:val="00DC4B20"/>
    <w:rsid w:val="00DC4FC9"/>
    <w:rsid w:val="00DC6DFC"/>
    <w:rsid w:val="00DD200B"/>
    <w:rsid w:val="00DD3CFF"/>
    <w:rsid w:val="00DD476E"/>
    <w:rsid w:val="00DD5335"/>
    <w:rsid w:val="00DE535E"/>
    <w:rsid w:val="00DE6780"/>
    <w:rsid w:val="00DE77CC"/>
    <w:rsid w:val="00DF0E97"/>
    <w:rsid w:val="00DF2172"/>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320C3"/>
    <w:rsid w:val="00E3484C"/>
    <w:rsid w:val="00E36BC9"/>
    <w:rsid w:val="00E37287"/>
    <w:rsid w:val="00E37391"/>
    <w:rsid w:val="00E43D1F"/>
    <w:rsid w:val="00E456DB"/>
    <w:rsid w:val="00E4587B"/>
    <w:rsid w:val="00E45A5B"/>
    <w:rsid w:val="00E51B27"/>
    <w:rsid w:val="00E561D9"/>
    <w:rsid w:val="00E563F5"/>
    <w:rsid w:val="00E62C6B"/>
    <w:rsid w:val="00E7017B"/>
    <w:rsid w:val="00E7031E"/>
    <w:rsid w:val="00E717C0"/>
    <w:rsid w:val="00E71D5C"/>
    <w:rsid w:val="00E72DCA"/>
    <w:rsid w:val="00E75C7B"/>
    <w:rsid w:val="00E814D8"/>
    <w:rsid w:val="00E81510"/>
    <w:rsid w:val="00E83192"/>
    <w:rsid w:val="00E834D5"/>
    <w:rsid w:val="00E85646"/>
    <w:rsid w:val="00E85EDB"/>
    <w:rsid w:val="00E86AEC"/>
    <w:rsid w:val="00E87E12"/>
    <w:rsid w:val="00E943FF"/>
    <w:rsid w:val="00E963B2"/>
    <w:rsid w:val="00E97C90"/>
    <w:rsid w:val="00EA18AE"/>
    <w:rsid w:val="00EA33FF"/>
    <w:rsid w:val="00EB0977"/>
    <w:rsid w:val="00EB13C5"/>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4576"/>
    <w:rsid w:val="00EE4DD8"/>
    <w:rsid w:val="00EF03F0"/>
    <w:rsid w:val="00EF0B3B"/>
    <w:rsid w:val="00EF3148"/>
    <w:rsid w:val="00EF5559"/>
    <w:rsid w:val="00EF557E"/>
    <w:rsid w:val="00F01DB0"/>
    <w:rsid w:val="00F03745"/>
    <w:rsid w:val="00F058D4"/>
    <w:rsid w:val="00F06E88"/>
    <w:rsid w:val="00F06FCC"/>
    <w:rsid w:val="00F07851"/>
    <w:rsid w:val="00F07F37"/>
    <w:rsid w:val="00F10474"/>
    <w:rsid w:val="00F13DDE"/>
    <w:rsid w:val="00F13FA5"/>
    <w:rsid w:val="00F15BA2"/>
    <w:rsid w:val="00F1686A"/>
    <w:rsid w:val="00F17F14"/>
    <w:rsid w:val="00F20584"/>
    <w:rsid w:val="00F210C6"/>
    <w:rsid w:val="00F21B8B"/>
    <w:rsid w:val="00F22A80"/>
    <w:rsid w:val="00F23197"/>
    <w:rsid w:val="00F255A3"/>
    <w:rsid w:val="00F2664D"/>
    <w:rsid w:val="00F26DFB"/>
    <w:rsid w:val="00F30418"/>
    <w:rsid w:val="00F3215E"/>
    <w:rsid w:val="00F3231F"/>
    <w:rsid w:val="00F35C2D"/>
    <w:rsid w:val="00F36DBB"/>
    <w:rsid w:val="00F37376"/>
    <w:rsid w:val="00F406F7"/>
    <w:rsid w:val="00F41CC2"/>
    <w:rsid w:val="00F43E5C"/>
    <w:rsid w:val="00F44A33"/>
    <w:rsid w:val="00F459A1"/>
    <w:rsid w:val="00F47B54"/>
    <w:rsid w:val="00F5193B"/>
    <w:rsid w:val="00F52D73"/>
    <w:rsid w:val="00F579E3"/>
    <w:rsid w:val="00F60E82"/>
    <w:rsid w:val="00F611DF"/>
    <w:rsid w:val="00F61D34"/>
    <w:rsid w:val="00F628E5"/>
    <w:rsid w:val="00F64937"/>
    <w:rsid w:val="00F65834"/>
    <w:rsid w:val="00F66906"/>
    <w:rsid w:val="00F66B6F"/>
    <w:rsid w:val="00F66DC6"/>
    <w:rsid w:val="00F71550"/>
    <w:rsid w:val="00F72625"/>
    <w:rsid w:val="00F7316E"/>
    <w:rsid w:val="00F7397B"/>
    <w:rsid w:val="00F74DA3"/>
    <w:rsid w:val="00F77AB0"/>
    <w:rsid w:val="00F80391"/>
    <w:rsid w:val="00F80FC9"/>
    <w:rsid w:val="00F81431"/>
    <w:rsid w:val="00F821F9"/>
    <w:rsid w:val="00F848BE"/>
    <w:rsid w:val="00F8616D"/>
    <w:rsid w:val="00F861E7"/>
    <w:rsid w:val="00F91AF7"/>
    <w:rsid w:val="00F91DFA"/>
    <w:rsid w:val="00F92AE9"/>
    <w:rsid w:val="00F95288"/>
    <w:rsid w:val="00F953D3"/>
    <w:rsid w:val="00F9791B"/>
    <w:rsid w:val="00FA313D"/>
    <w:rsid w:val="00FA3787"/>
    <w:rsid w:val="00FA4330"/>
    <w:rsid w:val="00FA6C7D"/>
    <w:rsid w:val="00FB2AFC"/>
    <w:rsid w:val="00FB7142"/>
    <w:rsid w:val="00FB7A39"/>
    <w:rsid w:val="00FC06C4"/>
    <w:rsid w:val="00FC0E1D"/>
    <w:rsid w:val="00FC53DA"/>
    <w:rsid w:val="00FC7258"/>
    <w:rsid w:val="00FC7362"/>
    <w:rsid w:val="00FD0B0B"/>
    <w:rsid w:val="00FD1482"/>
    <w:rsid w:val="00FD16A9"/>
    <w:rsid w:val="00FD254D"/>
    <w:rsid w:val="00FD26A9"/>
    <w:rsid w:val="00FD3B05"/>
    <w:rsid w:val="00FD59D0"/>
    <w:rsid w:val="00FE2906"/>
    <w:rsid w:val="00FE45E1"/>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2B0C0F"/>
    <w:pPr>
      <w:spacing w:before="120" w:after="80"/>
      <w:pPrChange w:id="0" w:author="Pujan Joshi" w:date="2022-05-13T13:56:00Z">
        <w:pPr>
          <w:spacing w:before="120" w:after="80"/>
        </w:pPr>
      </w:pPrChange>
    </w:pPr>
    <w:rPr>
      <w:rFonts w:ascii="Cambria Math" w:eastAsiaTheme="minorHAnsi" w:hAnsi="Cambria Math" w:cs="Linux Libertine"/>
      <w:bCs/>
      <w:iCs/>
      <w:sz w:val="18"/>
      <w:szCs w:val="18"/>
      <w:lang w:val="fr-FR" w:eastAsia="ja-JP"/>
      <w14:ligatures w14:val="standard"/>
      <w:rPrChange w:id="0" w:author="Pujan Joshi" w:date="2022-05-13T13:56:00Z">
        <w:rPr>
          <w:rFonts w:ascii="Cambria Math" w:eastAsiaTheme="minorHAnsi" w:hAnsi="Cambria Math" w:cs="Linux Libertine"/>
          <w:bCs/>
          <w:iCs/>
          <w:sz w:val="18"/>
          <w:szCs w:val="18"/>
          <w:lang w:val="fr-FR" w:eastAsia="ja-JP" w:bidi="ar-SA"/>
          <w14:ligatures w14:val="standard"/>
        </w:rPr>
      </w:rPrChange>
    </w:rPr>
  </w:style>
  <w:style w:type="character" w:customStyle="1" w:styleId="AbsHeadChar">
    <w:name w:val="AbsHead Char"/>
    <w:basedOn w:val="DefaultParagraphFont"/>
    <w:link w:val="AbsHead"/>
    <w:rsid w:val="002B0C0F"/>
    <w:rPr>
      <w:rFonts w:ascii="Cambria Math" w:eastAsiaTheme="minorHAnsi" w:hAnsi="Cambria Math" w:cs="Linux Libertine"/>
      <w:bCs/>
      <w:iCs/>
      <w:sz w:val="18"/>
      <w:szCs w:val="18"/>
      <w:lang w:val="fr-FR" w:eastAsia="ja-JP"/>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BE2239"/>
    <w:pPr>
      <w:spacing w:line="264" w:lineRule="auto"/>
      <w:jc w:val="both"/>
      <w:pPrChange w:id="1" w:author="Pujan Joshi" w:date="2022-05-13T12:46:00Z">
        <w:pPr>
          <w:spacing w:line="264" w:lineRule="auto"/>
          <w:ind w:firstLine="240"/>
        </w:pPr>
      </w:pPrChange>
    </w:pPr>
    <w:rPr>
      <w:rFonts w:ascii="Linux Libertine" w:eastAsiaTheme="minorHAnsi" w:hAnsi="Linux Libertine" w:cstheme="minorBidi"/>
      <w:sz w:val="18"/>
      <w:szCs w:val="22"/>
      <w:lang w:val="en-US" w:eastAsia="en-US"/>
      <w:rPrChange w:id="1" w:author="Pujan Joshi" w:date="2022-05-13T12:46:00Z">
        <w:rPr>
          <w:rFonts w:ascii="Linux Libertine" w:eastAsiaTheme="minorHAnsi" w:hAnsi="Linux Libertine" w:cstheme="minorBidi"/>
          <w:sz w:val="18"/>
          <w:szCs w:val="22"/>
          <w:lang w:val="en-US" w:eastAsia="en-US" w:bidi="ar-SA"/>
        </w:rPr>
      </w:rPrChange>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styleId="Revision">
    <w:name w:val="Revision"/>
    <w:hidden/>
    <w:uiPriority w:val="99"/>
    <w:semiHidden/>
    <w:rsid w:val="00571F19"/>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microsoft.com/office/2018/08/relationships/commentsExtensible" Target="commentsExtensible.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5.emf"/><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cancer.gov/about-nci/organization/ccg/research/structural-genomics/tcga"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216</TotalTime>
  <Pages>9</Pages>
  <Words>14353</Words>
  <Characters>81816</Characters>
  <Application>Microsoft Office Word</Application>
  <DocSecurity>0</DocSecurity>
  <Lines>681</Lines>
  <Paragraphs>191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95978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Pujan Joshi</cp:lastModifiedBy>
  <cp:revision>6</cp:revision>
  <cp:lastPrinted>2018-05-22T11:24:00Z</cp:lastPrinted>
  <dcterms:created xsi:type="dcterms:W3CDTF">2022-05-13T14:29:00Z</dcterms:created>
  <dcterms:modified xsi:type="dcterms:W3CDTF">2022-05-13T18:03:00Z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